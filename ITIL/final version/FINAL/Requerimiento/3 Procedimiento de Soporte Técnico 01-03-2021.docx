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26888B" w14:textId="77777777" w:rsidR="00D71172" w:rsidRDefault="00D71172">
      <w:pPr>
        <w:spacing w:line="276" w:lineRule="auto"/>
        <w:jc w:val="center"/>
        <w:rPr>
          <w:rFonts w:cs="Arial"/>
          <w:b/>
          <w:sz w:val="22"/>
        </w:rPr>
      </w:pPr>
    </w:p>
    <w:p w14:paraId="685105C6" w14:textId="77777777" w:rsidR="00D71172" w:rsidRDefault="00D71172">
      <w:pPr>
        <w:spacing w:line="276" w:lineRule="auto"/>
        <w:jc w:val="center"/>
        <w:rPr>
          <w:rFonts w:cs="Arial"/>
          <w:b/>
          <w:sz w:val="22"/>
        </w:rPr>
      </w:pPr>
    </w:p>
    <w:p w14:paraId="07576F80" w14:textId="77777777" w:rsidR="00D71172" w:rsidRDefault="00660303">
      <w:pPr>
        <w:tabs>
          <w:tab w:val="left" w:pos="1942"/>
        </w:tabs>
        <w:spacing w:line="276" w:lineRule="auto"/>
        <w:rPr>
          <w:rFonts w:cs="Arial"/>
          <w:b/>
          <w:sz w:val="22"/>
        </w:rPr>
      </w:pPr>
      <w:r>
        <w:rPr>
          <w:rFonts w:cs="Arial"/>
          <w:b/>
          <w:sz w:val="22"/>
        </w:rPr>
        <w:tab/>
      </w:r>
    </w:p>
    <w:p w14:paraId="405D2A90" w14:textId="77777777" w:rsidR="00D71172" w:rsidRDefault="00D71172">
      <w:pPr>
        <w:spacing w:line="276" w:lineRule="auto"/>
        <w:jc w:val="center"/>
        <w:rPr>
          <w:rFonts w:cs="Arial"/>
          <w:b/>
          <w:sz w:val="22"/>
        </w:rPr>
      </w:pPr>
    </w:p>
    <w:p w14:paraId="51369E78" w14:textId="77777777" w:rsidR="00D71172" w:rsidRDefault="00660303">
      <w:pPr>
        <w:spacing w:line="276" w:lineRule="auto"/>
        <w:jc w:val="center"/>
        <w:rPr>
          <w:rFonts w:cs="Arial"/>
          <w:b/>
          <w:szCs w:val="24"/>
        </w:rPr>
      </w:pPr>
      <w:r>
        <w:rPr>
          <w:rFonts w:cs="Arial"/>
          <w:b/>
          <w:szCs w:val="24"/>
        </w:rPr>
        <w:t>INDICE</w:t>
      </w:r>
    </w:p>
    <w:p w14:paraId="376A385D" w14:textId="77777777" w:rsidR="00D71172" w:rsidRDefault="00D71172">
      <w:pPr>
        <w:spacing w:line="276" w:lineRule="auto"/>
        <w:rPr>
          <w:rFonts w:cs="Arial"/>
          <w:szCs w:val="24"/>
        </w:rPr>
      </w:pPr>
    </w:p>
    <w:sdt>
      <w:sdtPr>
        <w:id w:val="-1985924889"/>
        <w:docPartObj>
          <w:docPartGallery w:val="Table of Contents"/>
          <w:docPartUnique/>
        </w:docPartObj>
      </w:sdtPr>
      <w:sdtEndPr/>
      <w:sdtContent>
        <w:p w14:paraId="0101084D" w14:textId="77777777" w:rsidR="00D71172" w:rsidRDefault="00660303">
          <w:pPr>
            <w:pStyle w:val="TDC1"/>
            <w:tabs>
              <w:tab w:val="clear" w:pos="709"/>
              <w:tab w:val="clear" w:pos="9009"/>
              <w:tab w:val="right" w:leader="dot" w:pos="9214"/>
            </w:tabs>
          </w:pPr>
          <w:r>
            <w:fldChar w:fldCharType="begin"/>
          </w:r>
          <w:r>
            <w:rPr>
              <w:rStyle w:val="Enlacedelndice"/>
              <w:webHidden/>
            </w:rPr>
            <w:instrText>TOC \z \o "1-3" \u \h</w:instrText>
          </w:r>
          <w:r>
            <w:rPr>
              <w:rStyle w:val="Enlacedelndice"/>
            </w:rPr>
            <w:fldChar w:fldCharType="separate"/>
          </w:r>
          <w:hyperlink w:anchor="__RefHeading___Toc6893_3066183027">
            <w:r>
              <w:rPr>
                <w:rStyle w:val="Enlacedelndice"/>
                <w:webHidden/>
              </w:rPr>
              <w:t>1. OBJETIVO</w:t>
            </w:r>
            <w:r>
              <w:rPr>
                <w:rStyle w:val="Enlacedelndice"/>
                <w:webHidden/>
              </w:rPr>
              <w:tab/>
              <w:t>3</w:t>
            </w:r>
          </w:hyperlink>
        </w:p>
        <w:p w14:paraId="1FA83483" w14:textId="77777777" w:rsidR="00D71172" w:rsidRDefault="00A41100">
          <w:pPr>
            <w:pStyle w:val="TDC1"/>
            <w:tabs>
              <w:tab w:val="clear" w:pos="709"/>
              <w:tab w:val="clear" w:pos="9009"/>
              <w:tab w:val="right" w:leader="dot" w:pos="9214"/>
            </w:tabs>
          </w:pPr>
          <w:hyperlink w:anchor="__RefHeading___Toc6895_3066183027">
            <w:r w:rsidR="00660303">
              <w:rPr>
                <w:rStyle w:val="Enlacedelndice"/>
                <w:webHidden/>
              </w:rPr>
              <w:t>2. ALCANCE / APLICACIÓN:</w:t>
            </w:r>
            <w:r w:rsidR="00660303">
              <w:rPr>
                <w:rStyle w:val="Enlacedelndice"/>
                <w:webHidden/>
              </w:rPr>
              <w:tab/>
              <w:t>3</w:t>
            </w:r>
          </w:hyperlink>
        </w:p>
        <w:p w14:paraId="12F34475" w14:textId="77777777" w:rsidR="00D71172" w:rsidRDefault="00A41100">
          <w:pPr>
            <w:pStyle w:val="TDC1"/>
            <w:tabs>
              <w:tab w:val="clear" w:pos="709"/>
              <w:tab w:val="clear" w:pos="9009"/>
              <w:tab w:val="right" w:leader="dot" w:pos="9214"/>
            </w:tabs>
          </w:pPr>
          <w:hyperlink w:anchor="__RefHeading___Toc6897_3066183027">
            <w:r w:rsidR="00660303">
              <w:rPr>
                <w:rStyle w:val="Enlacedelndice"/>
                <w:webHidden/>
              </w:rPr>
              <w:t>3. RESPONSABLES:</w:t>
            </w:r>
            <w:r w:rsidR="00660303">
              <w:rPr>
                <w:rStyle w:val="Enlacedelndice"/>
                <w:webHidden/>
              </w:rPr>
              <w:tab/>
              <w:t>3</w:t>
            </w:r>
          </w:hyperlink>
        </w:p>
        <w:p w14:paraId="19960AB2" w14:textId="77777777" w:rsidR="00D71172" w:rsidRDefault="00A41100">
          <w:pPr>
            <w:pStyle w:val="TDC1"/>
            <w:tabs>
              <w:tab w:val="clear" w:pos="709"/>
              <w:tab w:val="clear" w:pos="9009"/>
              <w:tab w:val="right" w:leader="dot" w:pos="9214"/>
            </w:tabs>
          </w:pPr>
          <w:hyperlink w:anchor="__RefHeading___Toc6899_3066183027">
            <w:r w:rsidR="00660303">
              <w:rPr>
                <w:rStyle w:val="Enlacedelndice"/>
                <w:webHidden/>
              </w:rPr>
              <w:t>4. DESCRIPCIÓN DEL PROCEDIMIENTO</w:t>
            </w:r>
            <w:r w:rsidR="00660303">
              <w:rPr>
                <w:rStyle w:val="Enlacedelndice"/>
                <w:webHidden/>
              </w:rPr>
              <w:tab/>
              <w:t>4</w:t>
            </w:r>
          </w:hyperlink>
        </w:p>
        <w:p w14:paraId="2C2503C1" w14:textId="77777777" w:rsidR="00D71172" w:rsidRDefault="00A41100">
          <w:pPr>
            <w:pStyle w:val="TDC1"/>
            <w:tabs>
              <w:tab w:val="clear" w:pos="709"/>
              <w:tab w:val="clear" w:pos="9009"/>
              <w:tab w:val="right" w:leader="dot" w:pos="9214"/>
            </w:tabs>
          </w:pPr>
          <w:hyperlink w:anchor="__RefHeading___Toc729_2615487998">
            <w:r w:rsidR="00660303">
              <w:rPr>
                <w:rStyle w:val="Enlacedelndice"/>
                <w:webHidden/>
              </w:rPr>
              <w:t>4.1. SOPORTE TÉCNICO DE FUNCIONARIOS</w:t>
            </w:r>
            <w:r w:rsidR="00660303">
              <w:rPr>
                <w:rStyle w:val="Enlacedelndice"/>
                <w:webHidden/>
              </w:rPr>
              <w:tab/>
              <w:t>4</w:t>
            </w:r>
          </w:hyperlink>
        </w:p>
        <w:p w14:paraId="230DBDF9" w14:textId="77777777" w:rsidR="00D71172" w:rsidRDefault="00A41100">
          <w:pPr>
            <w:pStyle w:val="TDC1"/>
            <w:tabs>
              <w:tab w:val="clear" w:pos="709"/>
              <w:tab w:val="clear" w:pos="9009"/>
              <w:tab w:val="right" w:leader="dot" w:pos="9214"/>
            </w:tabs>
          </w:pPr>
          <w:hyperlink w:anchor="__RefHeading___Toc731_2615487998">
            <w:r w:rsidR="00660303">
              <w:rPr>
                <w:rStyle w:val="Enlacedelndice"/>
                <w:webHidden/>
              </w:rPr>
              <w:t>4.2. SOPORTE TÉCNICO DE CONTRATISTAS/PROVEEDORES</w:t>
            </w:r>
            <w:r w:rsidR="00660303">
              <w:rPr>
                <w:rStyle w:val="Enlacedelndice"/>
                <w:webHidden/>
              </w:rPr>
              <w:tab/>
              <w:t>5</w:t>
            </w:r>
          </w:hyperlink>
        </w:p>
        <w:p w14:paraId="613DB3C9" w14:textId="77777777" w:rsidR="00D71172" w:rsidRDefault="00A41100">
          <w:pPr>
            <w:pStyle w:val="TDC1"/>
            <w:tabs>
              <w:tab w:val="clear" w:pos="709"/>
              <w:tab w:val="clear" w:pos="9009"/>
              <w:tab w:val="right" w:leader="dot" w:pos="9214"/>
            </w:tabs>
          </w:pPr>
          <w:hyperlink w:anchor="__RefHeading___Toc6901_3066183027">
            <w:r w:rsidR="00660303">
              <w:rPr>
                <w:rStyle w:val="Enlacedelndice"/>
                <w:webHidden/>
              </w:rPr>
              <w:t>5. REFERENCIAS:</w:t>
            </w:r>
            <w:r w:rsidR="00660303">
              <w:rPr>
                <w:rStyle w:val="Enlacedelndice"/>
                <w:webHidden/>
              </w:rPr>
              <w:tab/>
              <w:t>6</w:t>
            </w:r>
          </w:hyperlink>
        </w:p>
        <w:p w14:paraId="172722AA" w14:textId="77777777" w:rsidR="00D71172" w:rsidRDefault="00A41100">
          <w:pPr>
            <w:pStyle w:val="TDC1"/>
            <w:tabs>
              <w:tab w:val="clear" w:pos="709"/>
              <w:tab w:val="clear" w:pos="9009"/>
              <w:tab w:val="right" w:leader="dot" w:pos="9214"/>
            </w:tabs>
          </w:pPr>
          <w:hyperlink w:anchor="__RefHeading___Toc6903_3066183027">
            <w:r w:rsidR="00660303">
              <w:rPr>
                <w:rStyle w:val="Enlacedelndice"/>
                <w:webHidden/>
              </w:rPr>
              <w:t>6. DEFINICIONES:</w:t>
            </w:r>
            <w:r w:rsidR="00660303">
              <w:rPr>
                <w:rStyle w:val="Enlacedelndice"/>
                <w:webHidden/>
              </w:rPr>
              <w:tab/>
              <w:t>6</w:t>
            </w:r>
          </w:hyperlink>
        </w:p>
        <w:p w14:paraId="5369A07C" w14:textId="77777777" w:rsidR="00D71172" w:rsidRDefault="00A41100">
          <w:pPr>
            <w:pStyle w:val="TDC1"/>
            <w:tabs>
              <w:tab w:val="clear" w:pos="709"/>
              <w:tab w:val="clear" w:pos="9009"/>
              <w:tab w:val="right" w:leader="dot" w:pos="9214"/>
            </w:tabs>
          </w:pPr>
          <w:hyperlink w:anchor="__RefHeading___Toc6905_3066183027">
            <w:r w:rsidR="00660303">
              <w:rPr>
                <w:rStyle w:val="Enlacedelndice"/>
                <w:webHidden/>
              </w:rPr>
              <w:t>7. INFORMACIÓN DOCUMENTADA:</w:t>
            </w:r>
            <w:r w:rsidR="00660303">
              <w:rPr>
                <w:rStyle w:val="Enlacedelndice"/>
                <w:webHidden/>
              </w:rPr>
              <w:tab/>
              <w:t>6</w:t>
            </w:r>
          </w:hyperlink>
        </w:p>
        <w:p w14:paraId="163E8EE4" w14:textId="77777777" w:rsidR="00D71172" w:rsidRDefault="00A41100">
          <w:pPr>
            <w:pStyle w:val="TDC1"/>
            <w:tabs>
              <w:tab w:val="clear" w:pos="709"/>
              <w:tab w:val="clear" w:pos="9009"/>
              <w:tab w:val="right" w:leader="dot" w:pos="9214"/>
            </w:tabs>
          </w:pPr>
          <w:hyperlink w:anchor="__RefHeading___Toc6907_3066183027">
            <w:r w:rsidR="00660303">
              <w:rPr>
                <w:rStyle w:val="Enlacedelndice"/>
                <w:webHidden/>
              </w:rPr>
              <w:t>8. ANEXOS:</w:t>
            </w:r>
            <w:r w:rsidR="00660303">
              <w:rPr>
                <w:rStyle w:val="Enlacedelndice"/>
                <w:webHidden/>
              </w:rPr>
              <w:tab/>
              <w:t>6</w:t>
            </w:r>
          </w:hyperlink>
        </w:p>
        <w:p w14:paraId="78FC6C22" w14:textId="77777777" w:rsidR="00D71172" w:rsidRDefault="00A41100">
          <w:pPr>
            <w:pStyle w:val="TDC1"/>
            <w:tabs>
              <w:tab w:val="clear" w:pos="709"/>
              <w:tab w:val="clear" w:pos="9009"/>
              <w:tab w:val="right" w:leader="dot" w:pos="9214"/>
            </w:tabs>
          </w:pPr>
          <w:hyperlink w:anchor="__RefHeading___Toc6909_3066183027">
            <w:r w:rsidR="00660303">
              <w:rPr>
                <w:rStyle w:val="Enlacedelndice"/>
                <w:webHidden/>
              </w:rPr>
              <w:t>9. CONTROL DE CAMBIOS</w:t>
            </w:r>
            <w:r w:rsidR="00660303">
              <w:rPr>
                <w:rStyle w:val="Enlacedelndice"/>
                <w:webHidden/>
              </w:rPr>
              <w:tab/>
              <w:t>7</w:t>
            </w:r>
          </w:hyperlink>
          <w:r w:rsidR="00660303">
            <w:rPr>
              <w:rStyle w:val="Enlacedelndice"/>
            </w:rPr>
            <w:fldChar w:fldCharType="end"/>
          </w:r>
        </w:p>
      </w:sdtContent>
    </w:sdt>
    <w:p w14:paraId="06CD541C" w14:textId="77777777" w:rsidR="00D71172" w:rsidRDefault="00D71172">
      <w:pPr>
        <w:pStyle w:val="TDC1"/>
        <w:spacing w:line="276" w:lineRule="auto"/>
        <w:rPr>
          <w:rFonts w:cs="Arial"/>
          <w:sz w:val="22"/>
          <w:szCs w:val="22"/>
        </w:rPr>
      </w:pPr>
    </w:p>
    <w:p w14:paraId="0E205E1D" w14:textId="77777777" w:rsidR="00D71172" w:rsidRDefault="00D71172">
      <w:pPr>
        <w:spacing w:line="276" w:lineRule="auto"/>
        <w:rPr>
          <w:rFonts w:cs="Arial"/>
        </w:rPr>
      </w:pPr>
    </w:p>
    <w:p w14:paraId="0AC72AE5" w14:textId="77777777" w:rsidR="00D71172" w:rsidRDefault="00D71172">
      <w:pPr>
        <w:spacing w:line="276" w:lineRule="auto"/>
        <w:rPr>
          <w:rFonts w:cs="Arial"/>
        </w:rPr>
      </w:pPr>
    </w:p>
    <w:p w14:paraId="15C55B0D" w14:textId="77777777" w:rsidR="00D71172" w:rsidRDefault="00D71172">
      <w:pPr>
        <w:spacing w:line="276" w:lineRule="auto"/>
        <w:rPr>
          <w:rFonts w:cs="Arial"/>
        </w:rPr>
      </w:pPr>
    </w:p>
    <w:p w14:paraId="4F42BC9E" w14:textId="77777777" w:rsidR="00D71172" w:rsidRDefault="00D71172">
      <w:pPr>
        <w:spacing w:line="276" w:lineRule="auto"/>
        <w:rPr>
          <w:rFonts w:cs="Arial"/>
        </w:rPr>
      </w:pPr>
    </w:p>
    <w:p w14:paraId="4E4ACA65" w14:textId="77777777" w:rsidR="00D71172" w:rsidRDefault="00D71172">
      <w:pPr>
        <w:spacing w:line="276" w:lineRule="auto"/>
        <w:rPr>
          <w:rFonts w:cs="Arial"/>
        </w:rPr>
      </w:pPr>
    </w:p>
    <w:p w14:paraId="26436C18" w14:textId="77777777" w:rsidR="00D71172" w:rsidRDefault="00D71172">
      <w:pPr>
        <w:spacing w:line="276" w:lineRule="auto"/>
        <w:rPr>
          <w:rFonts w:cs="Arial"/>
        </w:rPr>
      </w:pPr>
    </w:p>
    <w:p w14:paraId="0396A1AD" w14:textId="77777777" w:rsidR="00D71172" w:rsidRDefault="00D71172">
      <w:pPr>
        <w:spacing w:line="276" w:lineRule="auto"/>
        <w:rPr>
          <w:rFonts w:cs="Arial"/>
        </w:rPr>
      </w:pPr>
    </w:p>
    <w:tbl>
      <w:tblPr>
        <w:tblStyle w:val="Tablaconcuadrcula"/>
        <w:tblW w:w="9527" w:type="dxa"/>
        <w:tblInd w:w="-173" w:type="dxa"/>
        <w:tblLayout w:type="fixed"/>
        <w:tblLook w:val="04A0" w:firstRow="1" w:lastRow="0" w:firstColumn="1" w:lastColumn="0" w:noHBand="0" w:noVBand="1"/>
      </w:tblPr>
      <w:tblGrid>
        <w:gridCol w:w="1317"/>
        <w:gridCol w:w="314"/>
        <w:gridCol w:w="5523"/>
        <w:gridCol w:w="2373"/>
      </w:tblGrid>
      <w:tr w:rsidR="00D71172" w:rsidRPr="00252AEC" w14:paraId="566508F5" w14:textId="77777777">
        <w:trPr>
          <w:trHeight w:val="537"/>
        </w:trPr>
        <w:tc>
          <w:tcPr>
            <w:tcW w:w="9526" w:type="dxa"/>
            <w:gridSpan w:val="4"/>
            <w:shd w:val="clear" w:color="auto" w:fill="D9E2F3" w:themeFill="accent5" w:themeFillTint="33"/>
            <w:vAlign w:val="center"/>
          </w:tcPr>
          <w:p w14:paraId="44C50BDD" w14:textId="77777777" w:rsidR="00D71172" w:rsidRDefault="00660303">
            <w:pPr>
              <w:pStyle w:val="Tabla"/>
              <w:widowControl w:val="0"/>
              <w:numPr>
                <w:ilvl w:val="0"/>
                <w:numId w:val="0"/>
              </w:numPr>
              <w:spacing w:line="276" w:lineRule="auto"/>
              <w:jc w:val="center"/>
              <w:rPr>
                <w:rFonts w:cs="Times New Roman"/>
                <w:sz w:val="20"/>
                <w:szCs w:val="20"/>
                <w:lang w:val="en-US" w:eastAsia="es-EC"/>
              </w:rPr>
            </w:pPr>
            <w:r>
              <w:rPr>
                <w:rFonts w:cs="Times New Roman"/>
                <w:sz w:val="20"/>
                <w:szCs w:val="20"/>
                <w:lang w:val="en-US" w:eastAsia="es-EC"/>
              </w:rPr>
              <w:t>R E G I S T R O       D E       F I R M A S</w:t>
            </w:r>
          </w:p>
        </w:tc>
      </w:tr>
      <w:tr w:rsidR="00D71172" w14:paraId="78B01F55" w14:textId="77777777">
        <w:trPr>
          <w:trHeight w:val="964"/>
        </w:trPr>
        <w:tc>
          <w:tcPr>
            <w:tcW w:w="1317" w:type="dxa"/>
            <w:vAlign w:val="center"/>
          </w:tcPr>
          <w:p w14:paraId="7D157984" w14:textId="77777777" w:rsidR="00D71172" w:rsidRDefault="00660303">
            <w:pPr>
              <w:pStyle w:val="Tabla"/>
              <w:widowControl w:val="0"/>
              <w:numPr>
                <w:ilvl w:val="0"/>
                <w:numId w:val="0"/>
              </w:numPr>
              <w:spacing w:line="276" w:lineRule="auto"/>
              <w:jc w:val="left"/>
              <w:rPr>
                <w:rFonts w:cs="Times New Roman"/>
                <w:sz w:val="20"/>
                <w:szCs w:val="20"/>
                <w:lang w:eastAsia="es-EC"/>
              </w:rPr>
            </w:pPr>
            <w:r>
              <w:rPr>
                <w:rFonts w:cs="Times New Roman"/>
                <w:sz w:val="20"/>
                <w:szCs w:val="20"/>
                <w:lang w:eastAsia="es-EC"/>
              </w:rPr>
              <w:t>Elaborado</w:t>
            </w:r>
          </w:p>
        </w:tc>
        <w:tc>
          <w:tcPr>
            <w:tcW w:w="314" w:type="dxa"/>
            <w:vAlign w:val="center"/>
          </w:tcPr>
          <w:p w14:paraId="3BE3A6FA" w14:textId="77777777" w:rsidR="00D71172" w:rsidRDefault="00660303">
            <w:pPr>
              <w:pStyle w:val="Tabla"/>
              <w:widowControl w:val="0"/>
              <w:numPr>
                <w:ilvl w:val="0"/>
                <w:numId w:val="0"/>
              </w:numPr>
              <w:spacing w:line="276" w:lineRule="auto"/>
              <w:jc w:val="left"/>
              <w:rPr>
                <w:rFonts w:cs="Times New Roman"/>
                <w:sz w:val="20"/>
                <w:szCs w:val="20"/>
                <w:lang w:eastAsia="es-EC"/>
              </w:rPr>
            </w:pPr>
            <w:r>
              <w:rPr>
                <w:rFonts w:cs="Times New Roman"/>
                <w:sz w:val="20"/>
                <w:szCs w:val="20"/>
                <w:lang w:eastAsia="es-EC"/>
              </w:rPr>
              <w:t>:</w:t>
            </w:r>
          </w:p>
        </w:tc>
        <w:tc>
          <w:tcPr>
            <w:tcW w:w="5522" w:type="dxa"/>
            <w:vAlign w:val="center"/>
          </w:tcPr>
          <w:p w14:paraId="27899F8F" w14:textId="77777777" w:rsidR="00D71172" w:rsidRDefault="00660303">
            <w:pPr>
              <w:pStyle w:val="TableParagraph"/>
              <w:spacing w:before="45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Ing. </w:t>
            </w:r>
            <w:proofErr w:type="spellStart"/>
            <w:r>
              <w:rPr>
                <w:sz w:val="20"/>
                <w:szCs w:val="20"/>
              </w:rPr>
              <w:t>Madelyn</w:t>
            </w:r>
            <w:proofErr w:type="spellEnd"/>
            <w:r>
              <w:rPr>
                <w:sz w:val="20"/>
                <w:szCs w:val="20"/>
              </w:rPr>
              <w:t xml:space="preserve"> Espín Rada</w:t>
            </w:r>
          </w:p>
          <w:p w14:paraId="65BB0983" w14:textId="77777777" w:rsidR="00D71172" w:rsidRDefault="00660303">
            <w:pPr>
              <w:pStyle w:val="Tabla"/>
              <w:widowControl w:val="0"/>
              <w:numPr>
                <w:ilvl w:val="0"/>
                <w:numId w:val="0"/>
              </w:num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  <w:lang w:eastAsia="es-EC"/>
              </w:rPr>
              <w:t>Auxiliar Administrativa de Procesos y Medio Ambiente</w:t>
            </w:r>
          </w:p>
        </w:tc>
        <w:tc>
          <w:tcPr>
            <w:tcW w:w="2373" w:type="dxa"/>
            <w:vAlign w:val="center"/>
          </w:tcPr>
          <w:p w14:paraId="5368DB41" w14:textId="77777777" w:rsidR="00D71172" w:rsidRDefault="00D71172">
            <w:pPr>
              <w:pStyle w:val="Tabla"/>
              <w:widowControl w:val="0"/>
              <w:numPr>
                <w:ilvl w:val="0"/>
                <w:numId w:val="0"/>
              </w:numPr>
              <w:spacing w:line="276" w:lineRule="auto"/>
              <w:jc w:val="left"/>
              <w:rPr>
                <w:rFonts w:cs="Times New Roman"/>
                <w:sz w:val="20"/>
                <w:szCs w:val="20"/>
                <w:lang w:eastAsia="es-EC"/>
              </w:rPr>
            </w:pPr>
          </w:p>
        </w:tc>
      </w:tr>
      <w:tr w:rsidR="00D71172" w14:paraId="58769245" w14:textId="77777777">
        <w:trPr>
          <w:trHeight w:val="964"/>
        </w:trPr>
        <w:tc>
          <w:tcPr>
            <w:tcW w:w="1317" w:type="dxa"/>
            <w:vMerge w:val="restart"/>
            <w:vAlign w:val="center"/>
          </w:tcPr>
          <w:p w14:paraId="17AEEE1A" w14:textId="77777777" w:rsidR="00D71172" w:rsidRDefault="00660303">
            <w:pPr>
              <w:pStyle w:val="Tabla"/>
              <w:widowControl w:val="0"/>
              <w:numPr>
                <w:ilvl w:val="0"/>
                <w:numId w:val="0"/>
              </w:numPr>
              <w:spacing w:line="276" w:lineRule="auto"/>
              <w:jc w:val="left"/>
              <w:rPr>
                <w:rFonts w:cs="Times New Roman"/>
                <w:sz w:val="20"/>
                <w:szCs w:val="20"/>
                <w:lang w:eastAsia="es-EC"/>
              </w:rPr>
            </w:pPr>
            <w:r>
              <w:rPr>
                <w:rFonts w:cs="Times New Roman"/>
                <w:sz w:val="20"/>
                <w:szCs w:val="20"/>
                <w:lang w:eastAsia="es-EC"/>
              </w:rPr>
              <w:t>Revisado</w:t>
            </w:r>
          </w:p>
        </w:tc>
        <w:tc>
          <w:tcPr>
            <w:tcW w:w="314" w:type="dxa"/>
            <w:vMerge w:val="restart"/>
            <w:vAlign w:val="center"/>
          </w:tcPr>
          <w:p w14:paraId="2CF1166A" w14:textId="77777777" w:rsidR="00D71172" w:rsidRDefault="00660303">
            <w:pPr>
              <w:pStyle w:val="Tabla"/>
              <w:widowControl w:val="0"/>
              <w:numPr>
                <w:ilvl w:val="0"/>
                <w:numId w:val="0"/>
              </w:numPr>
              <w:spacing w:line="276" w:lineRule="auto"/>
              <w:jc w:val="left"/>
              <w:rPr>
                <w:rFonts w:cs="Times New Roman"/>
                <w:sz w:val="20"/>
                <w:szCs w:val="20"/>
                <w:lang w:eastAsia="es-EC"/>
              </w:rPr>
            </w:pPr>
            <w:r>
              <w:rPr>
                <w:rFonts w:cs="Times New Roman"/>
                <w:sz w:val="20"/>
                <w:szCs w:val="20"/>
                <w:lang w:eastAsia="es-EC"/>
              </w:rPr>
              <w:t>:</w:t>
            </w:r>
          </w:p>
        </w:tc>
        <w:tc>
          <w:tcPr>
            <w:tcW w:w="5522" w:type="dxa"/>
            <w:vAlign w:val="center"/>
          </w:tcPr>
          <w:p w14:paraId="37F5B879" w14:textId="77777777" w:rsidR="00D71172" w:rsidRDefault="00660303">
            <w:pPr>
              <w:pStyle w:val="Tabla"/>
              <w:widowControl w:val="0"/>
              <w:numPr>
                <w:ilvl w:val="0"/>
                <w:numId w:val="0"/>
              </w:numPr>
              <w:spacing w:line="276" w:lineRule="auto"/>
              <w:ind w:left="360" w:hanging="360"/>
              <w:jc w:val="left"/>
              <w:rPr>
                <w:rFonts w:cs="Times New Roman"/>
                <w:b w:val="0"/>
                <w:sz w:val="20"/>
                <w:szCs w:val="20"/>
                <w:lang w:eastAsia="es-EC"/>
              </w:rPr>
            </w:pPr>
            <w:r>
              <w:rPr>
                <w:rFonts w:cs="Times New Roman"/>
                <w:b w:val="0"/>
                <w:sz w:val="20"/>
                <w:szCs w:val="20"/>
                <w:lang w:eastAsia="es-EC"/>
              </w:rPr>
              <w:t>Ing. Federico Avilés Muñoz</w:t>
            </w:r>
          </w:p>
          <w:p w14:paraId="68B2DD3C" w14:textId="77777777" w:rsidR="00D71172" w:rsidRDefault="00660303">
            <w:pPr>
              <w:pStyle w:val="Tabla"/>
              <w:widowControl w:val="0"/>
              <w:numPr>
                <w:ilvl w:val="0"/>
                <w:numId w:val="0"/>
              </w:numPr>
              <w:spacing w:line="276" w:lineRule="auto"/>
              <w:jc w:val="left"/>
              <w:rPr>
                <w:rFonts w:cs="Times New Roman"/>
                <w:sz w:val="20"/>
                <w:szCs w:val="20"/>
                <w:lang w:eastAsia="es-EC"/>
              </w:rPr>
            </w:pPr>
            <w:r>
              <w:rPr>
                <w:rFonts w:cs="Times New Roman"/>
                <w:sz w:val="20"/>
                <w:szCs w:val="20"/>
                <w:lang w:eastAsia="es-EC"/>
              </w:rPr>
              <w:t>Director de Procesos y Medio Ambiente</w:t>
            </w:r>
          </w:p>
        </w:tc>
        <w:tc>
          <w:tcPr>
            <w:tcW w:w="2373" w:type="dxa"/>
            <w:vAlign w:val="center"/>
          </w:tcPr>
          <w:p w14:paraId="30DE3A7D" w14:textId="77777777" w:rsidR="00D71172" w:rsidRDefault="00D71172">
            <w:pPr>
              <w:pStyle w:val="Tabla"/>
              <w:widowControl w:val="0"/>
              <w:numPr>
                <w:ilvl w:val="0"/>
                <w:numId w:val="0"/>
              </w:numPr>
              <w:spacing w:line="276" w:lineRule="auto"/>
              <w:jc w:val="left"/>
              <w:rPr>
                <w:rFonts w:cs="Times New Roman"/>
                <w:sz w:val="20"/>
                <w:szCs w:val="20"/>
                <w:lang w:eastAsia="es-EC"/>
              </w:rPr>
            </w:pPr>
          </w:p>
        </w:tc>
      </w:tr>
      <w:tr w:rsidR="00D71172" w14:paraId="7CDB3DB5" w14:textId="77777777">
        <w:trPr>
          <w:trHeight w:val="964"/>
        </w:trPr>
        <w:tc>
          <w:tcPr>
            <w:tcW w:w="1317" w:type="dxa"/>
            <w:vMerge/>
            <w:vAlign w:val="center"/>
          </w:tcPr>
          <w:p w14:paraId="57D63822" w14:textId="77777777" w:rsidR="00D71172" w:rsidRDefault="00D71172">
            <w:pPr>
              <w:pStyle w:val="Tabla"/>
              <w:widowControl w:val="0"/>
              <w:numPr>
                <w:ilvl w:val="0"/>
                <w:numId w:val="0"/>
              </w:numPr>
              <w:spacing w:line="276" w:lineRule="auto"/>
              <w:jc w:val="left"/>
              <w:rPr>
                <w:rFonts w:cs="Times New Roman"/>
                <w:sz w:val="20"/>
                <w:szCs w:val="20"/>
                <w:lang w:eastAsia="es-EC"/>
              </w:rPr>
            </w:pPr>
          </w:p>
        </w:tc>
        <w:tc>
          <w:tcPr>
            <w:tcW w:w="314" w:type="dxa"/>
            <w:vMerge/>
            <w:vAlign w:val="center"/>
          </w:tcPr>
          <w:p w14:paraId="50344CBD" w14:textId="77777777" w:rsidR="00D71172" w:rsidRDefault="00D71172">
            <w:pPr>
              <w:pStyle w:val="Tabla"/>
              <w:widowControl w:val="0"/>
              <w:numPr>
                <w:ilvl w:val="0"/>
                <w:numId w:val="0"/>
              </w:numPr>
              <w:spacing w:line="276" w:lineRule="auto"/>
              <w:jc w:val="left"/>
              <w:rPr>
                <w:rFonts w:cs="Times New Roman"/>
                <w:sz w:val="20"/>
                <w:szCs w:val="20"/>
                <w:lang w:eastAsia="es-EC"/>
              </w:rPr>
            </w:pPr>
          </w:p>
        </w:tc>
        <w:tc>
          <w:tcPr>
            <w:tcW w:w="5522" w:type="dxa"/>
            <w:vAlign w:val="center"/>
          </w:tcPr>
          <w:p w14:paraId="0170C714" w14:textId="77777777" w:rsidR="00D71172" w:rsidRDefault="00660303">
            <w:pPr>
              <w:widowControl w:val="0"/>
              <w:spacing w:line="276" w:lineRule="auto"/>
              <w:rPr>
                <w:rFonts w:cs="Arial"/>
                <w:bCs/>
                <w:sz w:val="20"/>
              </w:rPr>
            </w:pPr>
            <w:r>
              <w:rPr>
                <w:rFonts w:cs="Arial"/>
                <w:bCs/>
                <w:sz w:val="20"/>
              </w:rPr>
              <w:t>Ing. Héctor Neira Rivera</w:t>
            </w:r>
          </w:p>
          <w:p w14:paraId="5E920AA1" w14:textId="77777777" w:rsidR="00D71172" w:rsidRDefault="00660303">
            <w:pPr>
              <w:widowControl w:val="0"/>
              <w:spacing w:line="276" w:lineRule="auto"/>
              <w:jc w:val="left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Director de Sistemas</w:t>
            </w:r>
          </w:p>
        </w:tc>
        <w:tc>
          <w:tcPr>
            <w:tcW w:w="2373" w:type="dxa"/>
            <w:vAlign w:val="center"/>
          </w:tcPr>
          <w:p w14:paraId="23AE9D74" w14:textId="77777777" w:rsidR="00D71172" w:rsidRDefault="00D71172">
            <w:pPr>
              <w:pStyle w:val="Tabla"/>
              <w:widowControl w:val="0"/>
              <w:numPr>
                <w:ilvl w:val="0"/>
                <w:numId w:val="0"/>
              </w:numPr>
              <w:spacing w:line="276" w:lineRule="auto"/>
              <w:jc w:val="left"/>
              <w:rPr>
                <w:rFonts w:cs="Times New Roman"/>
                <w:sz w:val="20"/>
                <w:szCs w:val="20"/>
                <w:lang w:eastAsia="es-EC"/>
              </w:rPr>
            </w:pPr>
          </w:p>
        </w:tc>
      </w:tr>
      <w:tr w:rsidR="00D71172" w14:paraId="1B3D0A65" w14:textId="77777777">
        <w:trPr>
          <w:trHeight w:val="964"/>
        </w:trPr>
        <w:tc>
          <w:tcPr>
            <w:tcW w:w="1317" w:type="dxa"/>
            <w:vAlign w:val="center"/>
          </w:tcPr>
          <w:p w14:paraId="01DB4F67" w14:textId="77777777" w:rsidR="00D71172" w:rsidRDefault="00660303">
            <w:pPr>
              <w:pStyle w:val="Tabla"/>
              <w:widowControl w:val="0"/>
              <w:numPr>
                <w:ilvl w:val="0"/>
                <w:numId w:val="0"/>
              </w:numPr>
              <w:spacing w:line="276" w:lineRule="auto"/>
              <w:jc w:val="left"/>
              <w:rPr>
                <w:rFonts w:cs="Times New Roman"/>
                <w:sz w:val="20"/>
                <w:szCs w:val="20"/>
                <w:lang w:eastAsia="es-EC"/>
              </w:rPr>
            </w:pPr>
            <w:r>
              <w:rPr>
                <w:rFonts w:cs="Times New Roman"/>
                <w:sz w:val="20"/>
                <w:szCs w:val="20"/>
                <w:lang w:eastAsia="es-EC"/>
              </w:rPr>
              <w:t>Aprobado</w:t>
            </w:r>
          </w:p>
        </w:tc>
        <w:tc>
          <w:tcPr>
            <w:tcW w:w="314" w:type="dxa"/>
            <w:vAlign w:val="center"/>
          </w:tcPr>
          <w:p w14:paraId="5581E5A1" w14:textId="77777777" w:rsidR="00D71172" w:rsidRDefault="00660303">
            <w:pPr>
              <w:pStyle w:val="Tabla"/>
              <w:widowControl w:val="0"/>
              <w:numPr>
                <w:ilvl w:val="0"/>
                <w:numId w:val="0"/>
              </w:numPr>
              <w:spacing w:line="276" w:lineRule="auto"/>
              <w:jc w:val="left"/>
              <w:rPr>
                <w:rFonts w:cs="Times New Roman"/>
                <w:sz w:val="20"/>
                <w:szCs w:val="20"/>
                <w:lang w:eastAsia="es-EC"/>
              </w:rPr>
            </w:pPr>
            <w:r>
              <w:rPr>
                <w:rFonts w:cs="Times New Roman"/>
                <w:sz w:val="20"/>
                <w:szCs w:val="20"/>
                <w:lang w:eastAsia="es-EC"/>
              </w:rPr>
              <w:t>:</w:t>
            </w:r>
          </w:p>
        </w:tc>
        <w:tc>
          <w:tcPr>
            <w:tcW w:w="5522" w:type="dxa"/>
            <w:vAlign w:val="center"/>
          </w:tcPr>
          <w:p w14:paraId="735328B4" w14:textId="77777777" w:rsidR="00D71172" w:rsidRPr="0074423F" w:rsidRDefault="00660303">
            <w:pPr>
              <w:pStyle w:val="Tabla"/>
              <w:widowControl w:val="0"/>
              <w:numPr>
                <w:ilvl w:val="0"/>
                <w:numId w:val="0"/>
              </w:numPr>
              <w:spacing w:line="276" w:lineRule="auto"/>
              <w:ind w:left="360" w:hanging="360"/>
              <w:jc w:val="left"/>
              <w:rPr>
                <w:b w:val="0"/>
                <w:sz w:val="20"/>
                <w:szCs w:val="20"/>
              </w:rPr>
            </w:pPr>
            <w:r w:rsidRPr="0074423F">
              <w:rPr>
                <w:rFonts w:cs="Times New Roman"/>
                <w:b w:val="0"/>
                <w:sz w:val="20"/>
                <w:szCs w:val="20"/>
                <w:lang w:eastAsia="es-EC"/>
              </w:rPr>
              <w:t xml:space="preserve">Econ. </w:t>
            </w:r>
            <w:proofErr w:type="spellStart"/>
            <w:r w:rsidRPr="0074423F">
              <w:rPr>
                <w:rFonts w:cs="Times New Roman"/>
                <w:b w:val="0"/>
                <w:sz w:val="20"/>
                <w:szCs w:val="20"/>
                <w:lang w:eastAsia="es-EC"/>
              </w:rPr>
              <w:t>Klider</w:t>
            </w:r>
            <w:proofErr w:type="spellEnd"/>
            <w:r w:rsidRPr="0074423F">
              <w:rPr>
                <w:rFonts w:cs="Times New Roman"/>
                <w:b w:val="0"/>
                <w:sz w:val="20"/>
                <w:szCs w:val="20"/>
                <w:lang w:eastAsia="es-EC"/>
              </w:rPr>
              <w:t xml:space="preserve"> Campos West.</w:t>
            </w:r>
          </w:p>
          <w:p w14:paraId="584D82B7" w14:textId="77777777" w:rsidR="00D71172" w:rsidRPr="0074423F" w:rsidRDefault="00660303">
            <w:pPr>
              <w:pStyle w:val="Tabla"/>
              <w:widowControl w:val="0"/>
              <w:numPr>
                <w:ilvl w:val="0"/>
                <w:numId w:val="0"/>
              </w:numPr>
              <w:spacing w:line="276" w:lineRule="auto"/>
              <w:ind w:left="360" w:hanging="360"/>
              <w:jc w:val="left"/>
              <w:rPr>
                <w:sz w:val="20"/>
                <w:szCs w:val="20"/>
              </w:rPr>
            </w:pPr>
            <w:r w:rsidRPr="0074423F">
              <w:rPr>
                <w:rFonts w:cs="Times New Roman"/>
                <w:sz w:val="20"/>
                <w:szCs w:val="20"/>
                <w:lang w:eastAsia="es-EC"/>
              </w:rPr>
              <w:t>Sub-Gerente General (E)</w:t>
            </w:r>
          </w:p>
          <w:p w14:paraId="309C941A" w14:textId="77777777" w:rsidR="00D71172" w:rsidRDefault="00660303">
            <w:pPr>
              <w:pStyle w:val="Tabla"/>
              <w:widowControl w:val="0"/>
              <w:numPr>
                <w:ilvl w:val="0"/>
                <w:numId w:val="0"/>
              </w:numPr>
              <w:spacing w:line="276" w:lineRule="auto"/>
              <w:jc w:val="left"/>
              <w:rPr>
                <w:rFonts w:cs="Times New Roman"/>
                <w:b w:val="0"/>
                <w:sz w:val="20"/>
                <w:szCs w:val="20"/>
                <w:lang w:eastAsia="es-EC"/>
              </w:rPr>
            </w:pPr>
            <w:r>
              <w:rPr>
                <w:rFonts w:cs="Times New Roman"/>
                <w:b w:val="0"/>
                <w:sz w:val="20"/>
                <w:szCs w:val="20"/>
                <w:lang w:eastAsia="es-EC"/>
              </w:rPr>
              <w:t>(</w:t>
            </w:r>
            <w:proofErr w:type="gramStart"/>
            <w:r>
              <w:rPr>
                <w:rFonts w:cs="Times New Roman"/>
                <w:b w:val="0"/>
                <w:sz w:val="20"/>
                <w:szCs w:val="20"/>
                <w:lang w:eastAsia="es-EC"/>
              </w:rPr>
              <w:t>Delegado</w:t>
            </w:r>
            <w:proofErr w:type="gramEnd"/>
            <w:r>
              <w:rPr>
                <w:rFonts w:cs="Times New Roman"/>
                <w:b w:val="0"/>
                <w:sz w:val="20"/>
                <w:szCs w:val="20"/>
                <w:lang w:eastAsia="es-EC"/>
              </w:rPr>
              <w:t xml:space="preserve"> del Gerente General)</w:t>
            </w:r>
          </w:p>
        </w:tc>
        <w:tc>
          <w:tcPr>
            <w:tcW w:w="2373" w:type="dxa"/>
            <w:vAlign w:val="center"/>
          </w:tcPr>
          <w:p w14:paraId="01EA7953" w14:textId="77777777" w:rsidR="00D71172" w:rsidRDefault="00D71172">
            <w:pPr>
              <w:pStyle w:val="Tabla"/>
              <w:widowControl w:val="0"/>
              <w:numPr>
                <w:ilvl w:val="0"/>
                <w:numId w:val="0"/>
              </w:numPr>
              <w:spacing w:line="276" w:lineRule="auto"/>
              <w:jc w:val="left"/>
              <w:rPr>
                <w:rFonts w:cs="Times New Roman"/>
                <w:sz w:val="20"/>
                <w:szCs w:val="20"/>
                <w:lang w:eastAsia="es-EC"/>
              </w:rPr>
            </w:pPr>
          </w:p>
        </w:tc>
      </w:tr>
    </w:tbl>
    <w:p w14:paraId="0FC482BD" w14:textId="77777777" w:rsidR="00D71172" w:rsidRDefault="00660303">
      <w:pPr>
        <w:tabs>
          <w:tab w:val="clear" w:pos="7560"/>
        </w:tabs>
        <w:spacing w:line="276" w:lineRule="auto"/>
        <w:jc w:val="left"/>
        <w:rPr>
          <w:rFonts w:cs="Arial"/>
          <w:b/>
          <w:szCs w:val="24"/>
        </w:rPr>
      </w:pPr>
      <w:r>
        <w:br w:type="page"/>
      </w:r>
    </w:p>
    <w:p w14:paraId="00D84011" w14:textId="77777777" w:rsidR="00D71172" w:rsidRDefault="00D71172">
      <w:pPr>
        <w:pStyle w:val="Tabla"/>
        <w:numPr>
          <w:ilvl w:val="0"/>
          <w:numId w:val="0"/>
        </w:numPr>
        <w:spacing w:line="276" w:lineRule="auto"/>
        <w:ind w:left="360"/>
        <w:rPr>
          <w:sz w:val="12"/>
          <w:szCs w:val="12"/>
        </w:rPr>
      </w:pPr>
    </w:p>
    <w:p w14:paraId="031E7085" w14:textId="77777777" w:rsidR="00D71172" w:rsidRDefault="00660303">
      <w:pPr>
        <w:pStyle w:val="Tabla"/>
        <w:spacing w:line="276" w:lineRule="auto"/>
        <w:outlineLvl w:val="0"/>
      </w:pPr>
      <w:bookmarkStart w:id="0" w:name="__RefHeading___Toc6893_3066183027"/>
      <w:bookmarkEnd w:id="0"/>
      <w:r>
        <w:t>OBJETIVO</w:t>
      </w:r>
    </w:p>
    <w:p w14:paraId="41CF5577" w14:textId="77777777" w:rsidR="00D71172" w:rsidRDefault="00D71172">
      <w:pPr>
        <w:pStyle w:val="Tabla"/>
        <w:numPr>
          <w:ilvl w:val="0"/>
          <w:numId w:val="0"/>
        </w:numPr>
        <w:spacing w:line="276" w:lineRule="auto"/>
        <w:ind w:left="360"/>
        <w:rPr>
          <w:sz w:val="12"/>
          <w:szCs w:val="12"/>
        </w:rPr>
      </w:pPr>
    </w:p>
    <w:p w14:paraId="4A0E8F94" w14:textId="2F9B1A4D" w:rsidR="00D71172" w:rsidDel="00FC5DCF" w:rsidRDefault="00660303">
      <w:pPr>
        <w:pStyle w:val="Tabla2"/>
        <w:numPr>
          <w:ilvl w:val="1"/>
          <w:numId w:val="1"/>
        </w:numPr>
        <w:spacing w:line="276" w:lineRule="auto"/>
        <w:ind w:left="709" w:hanging="567"/>
        <w:rPr>
          <w:del w:id="1" w:author="CarlosReyes" w:date="2021-03-26T13:04:00Z"/>
        </w:rPr>
      </w:pPr>
      <w:del w:id="2" w:author="CarlosReyes" w:date="2021-03-26T13:04:00Z">
        <w:r w:rsidDel="00FC5DCF">
          <w:rPr>
            <w:b w:val="0"/>
          </w:rPr>
          <w:delText>Administrar y dar soporte a los servicios de la infraestructura, tecnología y de comunicación, mediante la generació´n de tickets de trabajo, para la atención de requerimientos y/o solución de incidentes.</w:delText>
        </w:r>
      </w:del>
    </w:p>
    <w:p w14:paraId="6C4CD150" w14:textId="77777777" w:rsidR="00FC5DCF" w:rsidRPr="00FC5DCF" w:rsidRDefault="00FC5DCF">
      <w:pPr>
        <w:pStyle w:val="Tabla"/>
        <w:numPr>
          <w:ilvl w:val="0"/>
          <w:numId w:val="0"/>
        </w:numPr>
        <w:rPr>
          <w:ins w:id="3" w:author="CarlosReyes" w:date="2021-03-26T13:04:00Z"/>
          <w:b w:val="0"/>
          <w:bCs/>
          <w:rPrChange w:id="4" w:author="CarlosReyes" w:date="2021-03-26T13:04:00Z">
            <w:rPr>
              <w:ins w:id="5" w:author="CarlosReyes" w:date="2021-03-26T13:04:00Z"/>
            </w:rPr>
          </w:rPrChange>
        </w:rPr>
        <w:pPrChange w:id="6" w:author="CarlosReyes" w:date="2021-03-26T13:04:00Z">
          <w:pPr>
            <w:pStyle w:val="Tabla"/>
          </w:pPr>
        </w:pPrChange>
      </w:pPr>
      <w:ins w:id="7" w:author="CarlosReyes" w:date="2021-03-26T13:04:00Z">
        <w:r w:rsidRPr="00FC5DCF">
          <w:rPr>
            <w:b w:val="0"/>
            <w:bCs/>
            <w:rPrChange w:id="8" w:author="CarlosReyes" w:date="2021-03-26T13:04:00Z">
              <w:rPr/>
            </w:rPrChange>
          </w:rPr>
          <w:t>La gestión de solicitudes de cambio es un proceso para garantizar que se utilizan los procedimientos y los métodos estandarizados para el manejo eficaz y rápido de todos los cambios y para minimizar el impacto de los incidentes relacionados con los cambios.</w:t>
        </w:r>
      </w:ins>
    </w:p>
    <w:p w14:paraId="5A06E5FE" w14:textId="77777777" w:rsidR="00FC5DCF" w:rsidRPr="00FC5DCF" w:rsidRDefault="00FC5DCF">
      <w:pPr>
        <w:pStyle w:val="Tabla"/>
        <w:numPr>
          <w:ilvl w:val="0"/>
          <w:numId w:val="0"/>
        </w:numPr>
        <w:rPr>
          <w:ins w:id="9" w:author="CarlosReyes" w:date="2021-03-26T13:04:00Z"/>
          <w:b w:val="0"/>
          <w:bCs/>
          <w:rPrChange w:id="10" w:author="CarlosReyes" w:date="2021-03-26T13:04:00Z">
            <w:rPr>
              <w:ins w:id="11" w:author="CarlosReyes" w:date="2021-03-26T13:04:00Z"/>
            </w:rPr>
          </w:rPrChange>
        </w:rPr>
        <w:pPrChange w:id="12" w:author="CarlosReyes" w:date="2021-03-26T13:04:00Z">
          <w:pPr>
            <w:pStyle w:val="Tabla"/>
          </w:pPr>
        </w:pPrChange>
      </w:pPr>
    </w:p>
    <w:p w14:paraId="55B22BE5" w14:textId="77777777" w:rsidR="00FC5DCF" w:rsidRPr="00FC5DCF" w:rsidRDefault="00FC5DCF">
      <w:pPr>
        <w:pStyle w:val="Tabla"/>
        <w:numPr>
          <w:ilvl w:val="0"/>
          <w:numId w:val="0"/>
        </w:numPr>
        <w:rPr>
          <w:ins w:id="13" w:author="CarlosReyes" w:date="2021-03-26T13:04:00Z"/>
          <w:b w:val="0"/>
          <w:bCs/>
          <w:rPrChange w:id="14" w:author="CarlosReyes" w:date="2021-03-26T13:04:00Z">
            <w:rPr>
              <w:ins w:id="15" w:author="CarlosReyes" w:date="2021-03-26T13:04:00Z"/>
            </w:rPr>
          </w:rPrChange>
        </w:rPr>
        <w:pPrChange w:id="16" w:author="CarlosReyes" w:date="2021-03-26T13:04:00Z">
          <w:pPr>
            <w:pStyle w:val="Tabla"/>
          </w:pPr>
        </w:pPrChange>
      </w:pPr>
      <w:ins w:id="17" w:author="CarlosReyes" w:date="2021-03-26T13:04:00Z">
        <w:r w:rsidRPr="00FC5DCF">
          <w:rPr>
            <w:b w:val="0"/>
            <w:bCs/>
            <w:rPrChange w:id="18" w:author="CarlosReyes" w:date="2021-03-26T13:04:00Z">
              <w:rPr>
                <w:bCs/>
              </w:rPr>
            </w:rPrChange>
          </w:rPr>
          <w:t>Definición. -</w:t>
        </w:r>
        <w:r w:rsidRPr="00FC5DCF">
          <w:rPr>
            <w:b w:val="0"/>
            <w:bCs/>
            <w:rPrChange w:id="19" w:author="CarlosReyes" w:date="2021-03-26T13:04:00Z">
              <w:rPr/>
            </w:rPrChange>
          </w:rPr>
          <w:t xml:space="preserve"> Una solicitud es una petición común de servicios de TI, que es planificada, de bajo riesgo y de costo conocido</w:t>
        </w:r>
      </w:ins>
    </w:p>
    <w:p w14:paraId="2BA70E16" w14:textId="77777777" w:rsidR="00D71172" w:rsidRDefault="00D71172">
      <w:pPr>
        <w:spacing w:line="276" w:lineRule="auto"/>
        <w:rPr>
          <w:rFonts w:cs="Arial"/>
          <w:szCs w:val="24"/>
        </w:rPr>
      </w:pPr>
    </w:p>
    <w:p w14:paraId="42D43C5B" w14:textId="77777777" w:rsidR="00D71172" w:rsidRDefault="00D71172">
      <w:pPr>
        <w:spacing w:line="276" w:lineRule="auto"/>
        <w:rPr>
          <w:rFonts w:cs="Arial"/>
          <w:szCs w:val="24"/>
        </w:rPr>
      </w:pPr>
    </w:p>
    <w:p w14:paraId="631C4B25" w14:textId="77777777" w:rsidR="00D71172" w:rsidRDefault="00D71172">
      <w:pPr>
        <w:spacing w:line="276" w:lineRule="auto"/>
        <w:rPr>
          <w:rFonts w:cs="Arial"/>
          <w:szCs w:val="24"/>
        </w:rPr>
      </w:pPr>
    </w:p>
    <w:p w14:paraId="4F7BAD59" w14:textId="77777777" w:rsidR="00D71172" w:rsidRDefault="00D71172">
      <w:pPr>
        <w:spacing w:line="276" w:lineRule="auto"/>
        <w:rPr>
          <w:rFonts w:cs="Arial"/>
          <w:szCs w:val="24"/>
        </w:rPr>
      </w:pPr>
    </w:p>
    <w:p w14:paraId="56B6002E" w14:textId="77777777" w:rsidR="00D71172" w:rsidRDefault="00660303">
      <w:pPr>
        <w:pStyle w:val="Tabla"/>
        <w:spacing w:line="276" w:lineRule="auto"/>
        <w:outlineLvl w:val="0"/>
      </w:pPr>
      <w:bookmarkStart w:id="20" w:name="__RefHeading___Toc6895_3066183027"/>
      <w:bookmarkStart w:id="21" w:name="_Toc20413569"/>
      <w:bookmarkEnd w:id="20"/>
      <w:r>
        <w:t>ALCANCE / APLICACIÓN:</w:t>
      </w:r>
      <w:bookmarkEnd w:id="21"/>
    </w:p>
    <w:p w14:paraId="1F31BE2D" w14:textId="77777777" w:rsidR="00D71172" w:rsidRDefault="00D71172">
      <w:pPr>
        <w:spacing w:line="276" w:lineRule="auto"/>
        <w:rPr>
          <w:rFonts w:cs="Arial"/>
          <w:sz w:val="12"/>
          <w:szCs w:val="12"/>
        </w:rPr>
      </w:pPr>
    </w:p>
    <w:p w14:paraId="5259998A" w14:textId="5FEE8D2E" w:rsidR="00D71172" w:rsidDel="00FC5DCF" w:rsidRDefault="00660303">
      <w:pPr>
        <w:spacing w:line="276" w:lineRule="auto"/>
        <w:rPr>
          <w:del w:id="22" w:author="CarlosReyes" w:date="2021-03-26T13:06:00Z"/>
          <w:rFonts w:cs="Arial"/>
          <w:szCs w:val="24"/>
        </w:rPr>
      </w:pPr>
      <w:del w:id="23" w:author="CarlosReyes" w:date="2021-03-26T13:06:00Z">
        <w:r w:rsidDel="00FC5DCF">
          <w:rPr>
            <w:rFonts w:cs="Arial"/>
            <w:szCs w:val="24"/>
          </w:rPr>
          <w:delText>Inicia con la solicitud del requerimiento y/o atención del incidente, hasta la culminación de las actividades en relación a un determinado ticket.</w:delText>
        </w:r>
      </w:del>
    </w:p>
    <w:p w14:paraId="52643120" w14:textId="5DAB0D21" w:rsidR="00D71172" w:rsidDel="00FC5DCF" w:rsidRDefault="00D71172">
      <w:pPr>
        <w:spacing w:line="276" w:lineRule="auto"/>
        <w:rPr>
          <w:del w:id="24" w:author="CarlosReyes" w:date="2021-03-26T13:06:00Z"/>
          <w:rFonts w:cs="Arial"/>
          <w:szCs w:val="24"/>
        </w:rPr>
      </w:pPr>
    </w:p>
    <w:p w14:paraId="68BD8B57" w14:textId="244FF399" w:rsidR="00D71172" w:rsidDel="00FC5DCF" w:rsidRDefault="00660303">
      <w:pPr>
        <w:spacing w:line="276" w:lineRule="auto"/>
        <w:rPr>
          <w:del w:id="25" w:author="CarlosReyes" w:date="2021-03-26T13:06:00Z"/>
          <w:rFonts w:cs="Arial"/>
          <w:szCs w:val="24"/>
        </w:rPr>
      </w:pPr>
      <w:del w:id="26" w:author="CarlosReyes" w:date="2021-03-26T13:06:00Z">
        <w:r w:rsidDel="00FC5DCF">
          <w:rPr>
            <w:rFonts w:cs="Arial"/>
            <w:szCs w:val="24"/>
          </w:rPr>
          <w:delText xml:space="preserve">El procedimiento </w:delText>
        </w:r>
        <w:r w:rsidDel="00FC5DCF">
          <w:rPr>
            <w:rFonts w:cs="Arial"/>
            <w:b/>
            <w:bCs/>
            <w:szCs w:val="24"/>
          </w:rPr>
          <w:delText>SOPORTE TÉCNICO DE FUNCIONARIOS</w:delText>
        </w:r>
        <w:r w:rsidDel="00FC5DCF">
          <w:rPr>
            <w:rFonts w:cs="Arial"/>
            <w:szCs w:val="24"/>
          </w:rPr>
          <w:delText xml:space="preserve"> está enfocado al registro y atención de los incidentes por parte de los funcionarios de la Dirección de Sistemas de la FTTG.</w:delText>
        </w:r>
      </w:del>
    </w:p>
    <w:p w14:paraId="4A9765F7" w14:textId="2A40F180" w:rsidR="00D71172" w:rsidDel="00FC5DCF" w:rsidRDefault="00D71172">
      <w:pPr>
        <w:spacing w:line="276" w:lineRule="auto"/>
        <w:rPr>
          <w:del w:id="27" w:author="CarlosReyes" w:date="2021-03-26T13:06:00Z"/>
          <w:rFonts w:cs="Arial"/>
          <w:szCs w:val="24"/>
        </w:rPr>
      </w:pPr>
    </w:p>
    <w:p w14:paraId="2D2F9B02" w14:textId="7139CC6F" w:rsidR="00D71172" w:rsidDel="00FC5DCF" w:rsidRDefault="00660303">
      <w:pPr>
        <w:spacing w:line="276" w:lineRule="auto"/>
        <w:rPr>
          <w:del w:id="28" w:author="CarlosReyes" w:date="2021-03-26T13:06:00Z"/>
          <w:rFonts w:cs="Arial"/>
          <w:szCs w:val="24"/>
        </w:rPr>
      </w:pPr>
      <w:del w:id="29" w:author="CarlosReyes" w:date="2021-03-26T13:06:00Z">
        <w:r w:rsidDel="00FC5DCF">
          <w:rPr>
            <w:rFonts w:cs="Arial"/>
            <w:szCs w:val="24"/>
          </w:rPr>
          <w:delText xml:space="preserve">El procedimiento </w:delText>
        </w:r>
        <w:r w:rsidDel="00FC5DCF">
          <w:rPr>
            <w:rFonts w:cs="Arial"/>
            <w:b/>
            <w:bCs/>
            <w:szCs w:val="24"/>
          </w:rPr>
          <w:delText>SOPORTE TÉCNICO DE CONTRATISTA/PROVEEDORES</w:delText>
        </w:r>
        <w:r w:rsidDel="00FC5DCF">
          <w:rPr>
            <w:rFonts w:cs="Arial"/>
            <w:szCs w:val="24"/>
          </w:rPr>
          <w:delText xml:space="preserve"> está enfocado al registro y atención de los incidentes por partes de los contratistas y/o proveedores de la FTTG.</w:delText>
        </w:r>
      </w:del>
    </w:p>
    <w:p w14:paraId="3AE4B61F" w14:textId="2E51E974" w:rsidR="00FC5DCF" w:rsidRPr="00D316A7" w:rsidRDefault="00FC5DCF" w:rsidP="00FC5DCF">
      <w:pPr>
        <w:rPr>
          <w:ins w:id="30" w:author="CarlosReyes" w:date="2021-03-26T13:06:00Z"/>
          <w:rFonts w:cs="Arial"/>
          <w:szCs w:val="24"/>
        </w:rPr>
      </w:pPr>
      <w:ins w:id="31" w:author="CarlosReyes" w:date="2021-03-26T13:06:00Z">
        <w:r w:rsidRPr="00D316A7">
          <w:rPr>
            <w:rFonts w:cs="Arial"/>
            <w:szCs w:val="24"/>
          </w:rPr>
          <w:t xml:space="preserve">El Proceso de </w:t>
        </w:r>
      </w:ins>
      <w:ins w:id="32" w:author="CarlosReyes" w:date="2021-03-28T13:10:00Z">
        <w:r w:rsidR="00252AEC">
          <w:rPr>
            <w:rFonts w:cs="Arial"/>
            <w:szCs w:val="24"/>
          </w:rPr>
          <w:t>Gesti</w:t>
        </w:r>
      </w:ins>
      <w:ins w:id="33" w:author="CarlosReyes" w:date="2021-03-26T13:06:00Z">
        <w:r w:rsidRPr="00D316A7">
          <w:rPr>
            <w:rFonts w:cs="Arial"/>
            <w:szCs w:val="24"/>
          </w:rPr>
          <w:t xml:space="preserve">ón de Solicitudes contempla el ciclo de una solicitud registrada por los canales disponibles (telefónico o correo electrónico), desde el reporte </w:t>
        </w:r>
        <w:r w:rsidRPr="00D316A7">
          <w:rPr>
            <w:rFonts w:cs="Arial"/>
          </w:rPr>
          <w:t>de este</w:t>
        </w:r>
        <w:r w:rsidRPr="00D316A7">
          <w:rPr>
            <w:rFonts w:cs="Arial"/>
            <w:szCs w:val="24"/>
          </w:rPr>
          <w:t xml:space="preserve"> hasta su cierre.</w:t>
        </w:r>
      </w:ins>
    </w:p>
    <w:p w14:paraId="732B8E0A" w14:textId="77777777" w:rsidR="00FC5DCF" w:rsidRPr="00D316A7" w:rsidRDefault="00FC5DCF" w:rsidP="00FC5DCF">
      <w:pPr>
        <w:rPr>
          <w:ins w:id="34" w:author="CarlosReyes" w:date="2021-03-26T13:06:00Z"/>
          <w:rFonts w:cs="Arial"/>
          <w:szCs w:val="24"/>
        </w:rPr>
      </w:pPr>
    </w:p>
    <w:p w14:paraId="68F4FA1C" w14:textId="77777777" w:rsidR="00FC5DCF" w:rsidRPr="00D316A7" w:rsidRDefault="00FC5DCF" w:rsidP="00FC5DCF">
      <w:pPr>
        <w:rPr>
          <w:ins w:id="35" w:author="CarlosReyes" w:date="2021-03-26T13:06:00Z"/>
          <w:rFonts w:cs="Arial"/>
          <w:szCs w:val="24"/>
        </w:rPr>
      </w:pPr>
      <w:ins w:id="36" w:author="CarlosReyes" w:date="2021-03-26T13:06:00Z">
        <w:r w:rsidRPr="00D316A7">
          <w:rPr>
            <w:rFonts w:cs="Arial"/>
            <w:szCs w:val="24"/>
          </w:rPr>
          <w:t xml:space="preserve">El proceso finaliza cuando se ha realizado la validación por parte del solicitante del requerimiento solicitado. </w:t>
        </w:r>
      </w:ins>
    </w:p>
    <w:p w14:paraId="192BF458" w14:textId="77777777" w:rsidR="00FC5DCF" w:rsidRPr="00D316A7" w:rsidRDefault="00FC5DCF" w:rsidP="00FC5DCF">
      <w:pPr>
        <w:rPr>
          <w:ins w:id="37" w:author="CarlosReyes" w:date="2021-03-26T13:06:00Z"/>
          <w:rFonts w:cs="Arial"/>
          <w:szCs w:val="24"/>
        </w:rPr>
      </w:pPr>
    </w:p>
    <w:p w14:paraId="46498439" w14:textId="77777777" w:rsidR="00FC5DCF" w:rsidRPr="00D316A7" w:rsidRDefault="00FC5DCF" w:rsidP="00FC5DCF">
      <w:pPr>
        <w:rPr>
          <w:ins w:id="38" w:author="CarlosReyes" w:date="2021-03-26T13:06:00Z"/>
          <w:rFonts w:cs="Arial"/>
          <w:szCs w:val="24"/>
        </w:rPr>
      </w:pPr>
      <w:ins w:id="39" w:author="CarlosReyes" w:date="2021-03-26T13:06:00Z">
        <w:r w:rsidRPr="00D316A7">
          <w:rPr>
            <w:rFonts w:cs="Arial"/>
            <w:szCs w:val="24"/>
          </w:rPr>
          <w:t xml:space="preserve">El Proceso de </w:t>
        </w:r>
        <w:r>
          <w:rPr>
            <w:rFonts w:cs="Arial"/>
          </w:rPr>
          <w:t>Atención</w:t>
        </w:r>
        <w:r w:rsidRPr="00D316A7">
          <w:rPr>
            <w:rFonts w:cs="Arial"/>
            <w:szCs w:val="24"/>
          </w:rPr>
          <w:t xml:space="preserve"> de Solicitudes se aplica en los servicios de:</w:t>
        </w:r>
      </w:ins>
    </w:p>
    <w:p w14:paraId="0D6257A6" w14:textId="77777777" w:rsidR="00FC5DCF" w:rsidRPr="00D316A7" w:rsidRDefault="00FC5DCF" w:rsidP="00FC5DCF">
      <w:pPr>
        <w:rPr>
          <w:ins w:id="40" w:author="CarlosReyes" w:date="2021-03-26T13:06:00Z"/>
          <w:rFonts w:cs="Arial"/>
          <w:szCs w:val="24"/>
        </w:rPr>
      </w:pPr>
    </w:p>
    <w:p w14:paraId="10C94616" w14:textId="77777777" w:rsidR="00FC5DCF" w:rsidRPr="00D316A7" w:rsidRDefault="00FC5DCF" w:rsidP="00FC5DCF">
      <w:pPr>
        <w:pStyle w:val="Prrafodelista"/>
        <w:numPr>
          <w:ilvl w:val="0"/>
          <w:numId w:val="8"/>
        </w:numPr>
        <w:tabs>
          <w:tab w:val="clear" w:pos="7560"/>
        </w:tabs>
        <w:suppressAutoHyphens w:val="0"/>
        <w:contextualSpacing/>
        <w:rPr>
          <w:ins w:id="41" w:author="CarlosReyes" w:date="2021-03-26T13:06:00Z"/>
          <w:rFonts w:cs="Arial"/>
          <w:szCs w:val="24"/>
        </w:rPr>
      </w:pPr>
      <w:ins w:id="42" w:author="CarlosReyes" w:date="2021-03-26T13:06:00Z">
        <w:r w:rsidRPr="00D316A7">
          <w:rPr>
            <w:rFonts w:cs="Arial"/>
            <w:szCs w:val="24"/>
          </w:rPr>
          <w:t>Impresión</w:t>
        </w:r>
      </w:ins>
    </w:p>
    <w:p w14:paraId="1492781C" w14:textId="77777777" w:rsidR="00FC5DCF" w:rsidRPr="00D316A7" w:rsidRDefault="00FC5DCF" w:rsidP="00FC5DCF">
      <w:pPr>
        <w:pStyle w:val="Prrafodelista"/>
        <w:numPr>
          <w:ilvl w:val="0"/>
          <w:numId w:val="8"/>
        </w:numPr>
        <w:tabs>
          <w:tab w:val="clear" w:pos="7560"/>
        </w:tabs>
        <w:suppressAutoHyphens w:val="0"/>
        <w:contextualSpacing/>
        <w:rPr>
          <w:ins w:id="43" w:author="CarlosReyes" w:date="2021-03-26T13:06:00Z"/>
          <w:rFonts w:cs="Arial"/>
          <w:szCs w:val="24"/>
        </w:rPr>
      </w:pPr>
      <w:ins w:id="44" w:author="CarlosReyes" w:date="2021-03-26T13:06:00Z">
        <w:r w:rsidRPr="00D316A7">
          <w:rPr>
            <w:rFonts w:cs="Arial"/>
            <w:szCs w:val="24"/>
          </w:rPr>
          <w:t>Infraestructura</w:t>
        </w:r>
      </w:ins>
    </w:p>
    <w:p w14:paraId="521693E7" w14:textId="77777777" w:rsidR="00FC5DCF" w:rsidRPr="00D316A7" w:rsidRDefault="00FC5DCF" w:rsidP="00FC5DCF">
      <w:pPr>
        <w:pStyle w:val="Prrafodelista"/>
        <w:numPr>
          <w:ilvl w:val="0"/>
          <w:numId w:val="8"/>
        </w:numPr>
        <w:tabs>
          <w:tab w:val="clear" w:pos="7560"/>
        </w:tabs>
        <w:suppressAutoHyphens w:val="0"/>
        <w:contextualSpacing/>
        <w:rPr>
          <w:ins w:id="45" w:author="CarlosReyes" w:date="2021-03-26T13:06:00Z"/>
          <w:rFonts w:cs="Arial"/>
          <w:szCs w:val="24"/>
        </w:rPr>
      </w:pPr>
      <w:ins w:id="46" w:author="CarlosReyes" w:date="2021-03-26T13:06:00Z">
        <w:r w:rsidRPr="00D316A7">
          <w:rPr>
            <w:rFonts w:cs="Arial"/>
            <w:szCs w:val="24"/>
          </w:rPr>
          <w:t>Redes WAN y LAN</w:t>
        </w:r>
      </w:ins>
    </w:p>
    <w:p w14:paraId="4734D491" w14:textId="77777777" w:rsidR="00FC5DCF" w:rsidRPr="00D316A7" w:rsidRDefault="00FC5DCF" w:rsidP="00FC5DCF">
      <w:pPr>
        <w:pStyle w:val="Prrafodelista"/>
        <w:numPr>
          <w:ilvl w:val="0"/>
          <w:numId w:val="8"/>
        </w:numPr>
        <w:tabs>
          <w:tab w:val="clear" w:pos="7560"/>
        </w:tabs>
        <w:suppressAutoHyphens w:val="0"/>
        <w:contextualSpacing/>
        <w:rPr>
          <w:ins w:id="47" w:author="CarlosReyes" w:date="2021-03-26T13:06:00Z"/>
          <w:rFonts w:cs="Arial"/>
          <w:szCs w:val="24"/>
        </w:rPr>
      </w:pPr>
      <w:ins w:id="48" w:author="CarlosReyes" w:date="2021-03-26T13:06:00Z">
        <w:r w:rsidRPr="00D316A7">
          <w:rPr>
            <w:rFonts w:cs="Arial"/>
            <w:szCs w:val="24"/>
          </w:rPr>
          <w:t xml:space="preserve">Centro de Datos </w:t>
        </w:r>
      </w:ins>
    </w:p>
    <w:p w14:paraId="50CB9BBC" w14:textId="77777777" w:rsidR="00FC5DCF" w:rsidRPr="00D316A7" w:rsidRDefault="00FC5DCF" w:rsidP="00FC5DCF">
      <w:pPr>
        <w:pStyle w:val="Prrafodelista"/>
        <w:numPr>
          <w:ilvl w:val="0"/>
          <w:numId w:val="8"/>
        </w:numPr>
        <w:tabs>
          <w:tab w:val="clear" w:pos="7560"/>
        </w:tabs>
        <w:suppressAutoHyphens w:val="0"/>
        <w:contextualSpacing/>
        <w:rPr>
          <w:ins w:id="49" w:author="CarlosReyes" w:date="2021-03-26T13:06:00Z"/>
          <w:rFonts w:cs="Arial"/>
          <w:szCs w:val="24"/>
        </w:rPr>
      </w:pPr>
      <w:ins w:id="50" w:author="CarlosReyes" w:date="2021-03-26T13:06:00Z">
        <w:r w:rsidRPr="00D316A7">
          <w:rPr>
            <w:rFonts w:cs="Arial"/>
            <w:szCs w:val="24"/>
          </w:rPr>
          <w:t>Correo Electrónico</w:t>
        </w:r>
      </w:ins>
    </w:p>
    <w:p w14:paraId="2E226C11" w14:textId="77777777" w:rsidR="00FC5DCF" w:rsidRPr="00D316A7" w:rsidRDefault="00FC5DCF" w:rsidP="00FC5DCF">
      <w:pPr>
        <w:pStyle w:val="Prrafodelista"/>
        <w:numPr>
          <w:ilvl w:val="0"/>
          <w:numId w:val="8"/>
        </w:numPr>
        <w:tabs>
          <w:tab w:val="clear" w:pos="7560"/>
        </w:tabs>
        <w:suppressAutoHyphens w:val="0"/>
        <w:contextualSpacing/>
        <w:rPr>
          <w:ins w:id="51" w:author="CarlosReyes" w:date="2021-03-26T13:06:00Z"/>
          <w:rFonts w:cs="Arial"/>
          <w:szCs w:val="24"/>
        </w:rPr>
      </w:pPr>
      <w:ins w:id="52" w:author="CarlosReyes" w:date="2021-03-26T13:06:00Z">
        <w:r w:rsidRPr="00D316A7">
          <w:rPr>
            <w:rFonts w:cs="Arial"/>
            <w:szCs w:val="24"/>
          </w:rPr>
          <w:t xml:space="preserve">Seguridad Informática </w:t>
        </w:r>
      </w:ins>
    </w:p>
    <w:p w14:paraId="799889CF" w14:textId="77777777" w:rsidR="00FC5DCF" w:rsidRPr="00D316A7" w:rsidRDefault="00FC5DCF" w:rsidP="00FC5DCF">
      <w:pPr>
        <w:pStyle w:val="Prrafodelista"/>
        <w:numPr>
          <w:ilvl w:val="0"/>
          <w:numId w:val="8"/>
        </w:numPr>
        <w:tabs>
          <w:tab w:val="clear" w:pos="7560"/>
        </w:tabs>
        <w:suppressAutoHyphens w:val="0"/>
        <w:contextualSpacing/>
        <w:rPr>
          <w:ins w:id="53" w:author="CarlosReyes" w:date="2021-03-26T13:06:00Z"/>
          <w:rFonts w:cs="Arial"/>
          <w:szCs w:val="24"/>
        </w:rPr>
      </w:pPr>
      <w:ins w:id="54" w:author="CarlosReyes" w:date="2021-03-26T13:06:00Z">
        <w:r w:rsidRPr="00D316A7">
          <w:rPr>
            <w:rFonts w:cs="Arial"/>
            <w:szCs w:val="24"/>
          </w:rPr>
          <w:t>Desarrollo de Aplicaciones y Base de Datos</w:t>
        </w:r>
      </w:ins>
    </w:p>
    <w:p w14:paraId="6BEBCEE5" w14:textId="77777777" w:rsidR="00FC5DCF" w:rsidRPr="00D316A7" w:rsidRDefault="00FC5DCF" w:rsidP="00FC5DCF">
      <w:pPr>
        <w:pStyle w:val="Prrafodelista"/>
        <w:numPr>
          <w:ilvl w:val="0"/>
          <w:numId w:val="8"/>
        </w:numPr>
        <w:tabs>
          <w:tab w:val="clear" w:pos="7560"/>
        </w:tabs>
        <w:suppressAutoHyphens w:val="0"/>
        <w:contextualSpacing/>
        <w:rPr>
          <w:ins w:id="55" w:author="CarlosReyes" w:date="2021-03-26T13:06:00Z"/>
          <w:rFonts w:cs="Arial"/>
          <w:szCs w:val="24"/>
        </w:rPr>
      </w:pPr>
      <w:ins w:id="56" w:author="CarlosReyes" w:date="2021-03-26T13:06:00Z">
        <w:r w:rsidRPr="00D316A7">
          <w:rPr>
            <w:rFonts w:cs="Arial"/>
            <w:szCs w:val="24"/>
          </w:rPr>
          <w:t>Reparación de equipos de computación</w:t>
        </w:r>
      </w:ins>
    </w:p>
    <w:p w14:paraId="506D1B68" w14:textId="77777777" w:rsidR="00FC5DCF" w:rsidRPr="006A45F4" w:rsidRDefault="00FC5DCF" w:rsidP="00FC5DCF">
      <w:pPr>
        <w:rPr>
          <w:ins w:id="57" w:author="CarlosReyes" w:date="2021-03-26T13:06:00Z"/>
          <w:rFonts w:ascii="Calibri" w:hAnsi="Calibri" w:cs="Arial"/>
          <w:sz w:val="20"/>
        </w:rPr>
      </w:pPr>
    </w:p>
    <w:p w14:paraId="165A733F" w14:textId="77777777" w:rsidR="00D71172" w:rsidRDefault="00D71172">
      <w:pPr>
        <w:spacing w:line="276" w:lineRule="auto"/>
        <w:rPr>
          <w:rFonts w:cs="Arial"/>
          <w:szCs w:val="24"/>
        </w:rPr>
      </w:pPr>
    </w:p>
    <w:p w14:paraId="2703F15C" w14:textId="77777777" w:rsidR="00D71172" w:rsidRDefault="00D71172">
      <w:pPr>
        <w:spacing w:line="276" w:lineRule="auto"/>
        <w:rPr>
          <w:rFonts w:cs="Arial"/>
          <w:szCs w:val="24"/>
        </w:rPr>
      </w:pPr>
    </w:p>
    <w:p w14:paraId="5D4F161C" w14:textId="77777777" w:rsidR="00D71172" w:rsidRDefault="00D71172">
      <w:pPr>
        <w:spacing w:line="276" w:lineRule="auto"/>
        <w:rPr>
          <w:rFonts w:cs="Arial"/>
          <w:szCs w:val="24"/>
        </w:rPr>
      </w:pPr>
    </w:p>
    <w:p w14:paraId="3E101926" w14:textId="77777777" w:rsidR="00D71172" w:rsidRDefault="00D71172">
      <w:pPr>
        <w:spacing w:line="276" w:lineRule="auto"/>
        <w:rPr>
          <w:rFonts w:cs="Arial"/>
          <w:szCs w:val="24"/>
        </w:rPr>
      </w:pPr>
    </w:p>
    <w:p w14:paraId="3B55DFB9" w14:textId="3698C6BE" w:rsidR="00FC5DCF" w:rsidRDefault="00660303" w:rsidP="00FC5DCF">
      <w:pPr>
        <w:pStyle w:val="Tabla"/>
        <w:spacing w:line="276" w:lineRule="auto"/>
        <w:outlineLvl w:val="0"/>
        <w:rPr>
          <w:ins w:id="58" w:author="CarlosReyes" w:date="2021-03-26T13:10:00Z"/>
        </w:rPr>
      </w:pPr>
      <w:bookmarkStart w:id="59" w:name="__RefHeading___Toc6897_3066183027"/>
      <w:bookmarkStart w:id="60" w:name="_Toc20413570"/>
      <w:bookmarkEnd w:id="59"/>
      <w:del w:id="61" w:author="CarlosReyes" w:date="2021-03-26T13:08:00Z">
        <w:r w:rsidDel="00FC5DCF">
          <w:delText>RESPONSABLES</w:delText>
        </w:r>
      </w:del>
      <w:ins w:id="62" w:author="CarlosReyes" w:date="2021-03-26T13:08:00Z">
        <w:r w:rsidR="00FC5DCF">
          <w:t>ROLES Y RESPONSABILIDADES</w:t>
        </w:r>
      </w:ins>
      <w:r>
        <w:t>:</w:t>
      </w:r>
      <w:bookmarkEnd w:id="60"/>
    </w:p>
    <w:p w14:paraId="59223DDD" w14:textId="25588A66" w:rsidR="00FC5DCF" w:rsidRDefault="00FC5DCF" w:rsidP="00FC5DCF">
      <w:pPr>
        <w:pStyle w:val="Tabla2"/>
        <w:numPr>
          <w:ilvl w:val="1"/>
          <w:numId w:val="1"/>
        </w:numPr>
        <w:spacing w:line="276" w:lineRule="auto"/>
        <w:ind w:left="1276" w:hanging="916"/>
        <w:rPr>
          <w:ins w:id="63" w:author="CarlosReyes" w:date="2021-03-26T13:11:00Z"/>
          <w:bCs/>
        </w:rPr>
      </w:pPr>
      <w:ins w:id="64" w:author="CarlosReyes" w:date="2021-03-26T13:11:00Z">
        <w:r>
          <w:rPr>
            <w:bCs/>
          </w:rPr>
          <w:t>Usuario Final</w:t>
        </w:r>
      </w:ins>
    </w:p>
    <w:p w14:paraId="20306350" w14:textId="77777777" w:rsidR="007E7EE3" w:rsidRPr="00D316A7" w:rsidRDefault="007E7EE3">
      <w:pPr>
        <w:ind w:left="360" w:firstLine="360"/>
        <w:rPr>
          <w:ins w:id="65" w:author="CarlosReyes" w:date="2021-03-26T13:11:00Z"/>
          <w:rFonts w:cs="Arial"/>
          <w:szCs w:val="24"/>
        </w:rPr>
        <w:pPrChange w:id="66" w:author="CarlosReyes" w:date="2021-03-26T13:11:00Z">
          <w:pPr>
            <w:ind w:firstLine="360"/>
          </w:pPr>
        </w:pPrChange>
      </w:pPr>
      <w:bookmarkStart w:id="67" w:name="_Hlk67656577"/>
      <w:ins w:id="68" w:author="CarlosReyes" w:date="2021-03-26T13:11:00Z">
        <w:r w:rsidRPr="00D316A7">
          <w:rPr>
            <w:rFonts w:cs="Arial"/>
            <w:szCs w:val="24"/>
          </w:rPr>
          <w:t xml:space="preserve">Persona en la organización que requiere un servicio de TI dentro de la operación. </w:t>
        </w:r>
      </w:ins>
    </w:p>
    <w:p w14:paraId="7B5EC68E" w14:textId="77777777" w:rsidR="007E7EE3" w:rsidRPr="00D316A7" w:rsidRDefault="007E7EE3">
      <w:pPr>
        <w:ind w:left="360" w:firstLine="360"/>
        <w:rPr>
          <w:ins w:id="69" w:author="CarlosReyes" w:date="2021-03-26T13:11:00Z"/>
          <w:rFonts w:cs="Arial"/>
          <w:szCs w:val="24"/>
        </w:rPr>
        <w:pPrChange w:id="70" w:author="CarlosReyes" w:date="2021-03-26T13:11:00Z">
          <w:pPr>
            <w:ind w:firstLine="360"/>
          </w:pPr>
        </w:pPrChange>
      </w:pPr>
    </w:p>
    <w:p w14:paraId="7DF43543" w14:textId="77777777" w:rsidR="007E7EE3" w:rsidRPr="00D316A7" w:rsidRDefault="007E7EE3">
      <w:pPr>
        <w:ind w:left="360" w:firstLine="360"/>
        <w:rPr>
          <w:ins w:id="71" w:author="CarlosReyes" w:date="2021-03-26T13:11:00Z"/>
          <w:rFonts w:cs="Arial"/>
          <w:szCs w:val="24"/>
        </w:rPr>
        <w:pPrChange w:id="72" w:author="CarlosReyes" w:date="2021-03-26T13:11:00Z">
          <w:pPr>
            <w:ind w:firstLine="360"/>
          </w:pPr>
        </w:pPrChange>
      </w:pPr>
      <w:ins w:id="73" w:author="CarlosReyes" w:date="2021-03-26T13:11:00Z">
        <w:r w:rsidRPr="00D316A7">
          <w:rPr>
            <w:rFonts w:cs="Arial"/>
            <w:szCs w:val="24"/>
          </w:rPr>
          <w:t xml:space="preserve">Sus responsabilidades específicas incluyen: </w:t>
        </w:r>
      </w:ins>
    </w:p>
    <w:p w14:paraId="1CAC38F6" w14:textId="77777777" w:rsidR="007E7EE3" w:rsidRPr="00D316A7" w:rsidRDefault="007E7EE3">
      <w:pPr>
        <w:ind w:left="360"/>
        <w:rPr>
          <w:ins w:id="74" w:author="CarlosReyes" w:date="2021-03-26T13:11:00Z"/>
          <w:rFonts w:cs="Arial"/>
          <w:szCs w:val="24"/>
        </w:rPr>
        <w:pPrChange w:id="75" w:author="CarlosReyes" w:date="2021-03-26T13:11:00Z">
          <w:pPr/>
        </w:pPrChange>
      </w:pPr>
      <w:ins w:id="76" w:author="CarlosReyes" w:date="2021-03-26T13:11:00Z">
        <w:r w:rsidRPr="00D316A7">
          <w:rPr>
            <w:rFonts w:cs="Arial"/>
            <w:szCs w:val="24"/>
          </w:rPr>
          <w:t xml:space="preserve"> </w:t>
        </w:r>
      </w:ins>
    </w:p>
    <w:p w14:paraId="16120552" w14:textId="77777777" w:rsidR="007E7EE3" w:rsidRPr="00D316A7" w:rsidRDefault="007E7EE3">
      <w:pPr>
        <w:pStyle w:val="PTSBullet1"/>
        <w:numPr>
          <w:ilvl w:val="0"/>
          <w:numId w:val="10"/>
        </w:numPr>
        <w:tabs>
          <w:tab w:val="clear" w:pos="1068"/>
          <w:tab w:val="num" w:pos="1428"/>
        </w:tabs>
        <w:spacing w:after="0"/>
        <w:ind w:left="1428"/>
        <w:jc w:val="both"/>
        <w:rPr>
          <w:ins w:id="77" w:author="CarlosReyes" w:date="2021-03-26T13:11:00Z"/>
          <w:rFonts w:cs="Arial"/>
          <w:sz w:val="24"/>
          <w:szCs w:val="24"/>
        </w:rPr>
        <w:pPrChange w:id="78" w:author="CarlosReyes" w:date="2021-03-26T13:11:00Z">
          <w:pPr>
            <w:pStyle w:val="PTSBullet1"/>
            <w:numPr>
              <w:ilvl w:val="0"/>
              <w:numId w:val="10"/>
            </w:numPr>
            <w:tabs>
              <w:tab w:val="clear" w:pos="1440"/>
              <w:tab w:val="num" w:pos="1068"/>
            </w:tabs>
            <w:spacing w:after="0"/>
            <w:ind w:left="1068"/>
            <w:jc w:val="both"/>
          </w:pPr>
        </w:pPrChange>
      </w:pPr>
      <w:ins w:id="79" w:author="CarlosReyes" w:date="2021-03-26T13:11:00Z">
        <w:r w:rsidRPr="00D316A7">
          <w:rPr>
            <w:rFonts w:cs="Arial"/>
            <w:sz w:val="24"/>
            <w:szCs w:val="24"/>
          </w:rPr>
          <w:t>Requerir un servicio mediante los canales oficiales.</w:t>
        </w:r>
      </w:ins>
    </w:p>
    <w:p w14:paraId="4C62C6FF" w14:textId="77777777" w:rsidR="007E7EE3" w:rsidRPr="00D316A7" w:rsidRDefault="007E7EE3">
      <w:pPr>
        <w:pStyle w:val="PTSBullet1"/>
        <w:numPr>
          <w:ilvl w:val="0"/>
          <w:numId w:val="10"/>
        </w:numPr>
        <w:tabs>
          <w:tab w:val="clear" w:pos="1068"/>
          <w:tab w:val="num" w:pos="1428"/>
        </w:tabs>
        <w:spacing w:after="0"/>
        <w:ind w:left="1428"/>
        <w:jc w:val="both"/>
        <w:rPr>
          <w:ins w:id="80" w:author="CarlosReyes" w:date="2021-03-26T13:11:00Z"/>
          <w:rFonts w:cs="Arial"/>
          <w:sz w:val="24"/>
          <w:szCs w:val="24"/>
        </w:rPr>
        <w:pPrChange w:id="81" w:author="CarlosReyes" w:date="2021-03-26T13:11:00Z">
          <w:pPr>
            <w:pStyle w:val="PTSBullet1"/>
            <w:numPr>
              <w:ilvl w:val="0"/>
              <w:numId w:val="10"/>
            </w:numPr>
            <w:tabs>
              <w:tab w:val="clear" w:pos="1440"/>
              <w:tab w:val="num" w:pos="1068"/>
            </w:tabs>
            <w:spacing w:after="0"/>
            <w:ind w:left="1068"/>
            <w:jc w:val="both"/>
          </w:pPr>
        </w:pPrChange>
      </w:pPr>
      <w:ins w:id="82" w:author="CarlosReyes" w:date="2021-03-26T13:11:00Z">
        <w:r w:rsidRPr="00D316A7">
          <w:rPr>
            <w:rFonts w:cs="Arial"/>
            <w:sz w:val="24"/>
            <w:szCs w:val="24"/>
          </w:rPr>
          <w:t>Adjuntar las autorizaciones correspondientes para la solicitud efectuada</w:t>
        </w:r>
      </w:ins>
    </w:p>
    <w:p w14:paraId="047904EC" w14:textId="77777777" w:rsidR="007E7EE3" w:rsidRPr="00D316A7" w:rsidRDefault="007E7EE3">
      <w:pPr>
        <w:pStyle w:val="PTSBullet1"/>
        <w:numPr>
          <w:ilvl w:val="0"/>
          <w:numId w:val="10"/>
        </w:numPr>
        <w:tabs>
          <w:tab w:val="clear" w:pos="1068"/>
          <w:tab w:val="num" w:pos="1428"/>
        </w:tabs>
        <w:spacing w:after="0"/>
        <w:ind w:left="1428"/>
        <w:jc w:val="both"/>
        <w:rPr>
          <w:ins w:id="83" w:author="CarlosReyes" w:date="2021-03-26T13:11:00Z"/>
          <w:rFonts w:cs="Arial"/>
          <w:sz w:val="24"/>
          <w:szCs w:val="24"/>
        </w:rPr>
        <w:pPrChange w:id="84" w:author="CarlosReyes" w:date="2021-03-26T13:11:00Z">
          <w:pPr>
            <w:pStyle w:val="PTSBullet1"/>
            <w:numPr>
              <w:ilvl w:val="0"/>
              <w:numId w:val="10"/>
            </w:numPr>
            <w:tabs>
              <w:tab w:val="clear" w:pos="1440"/>
              <w:tab w:val="num" w:pos="1068"/>
            </w:tabs>
            <w:spacing w:after="0"/>
            <w:ind w:left="1068"/>
            <w:jc w:val="both"/>
          </w:pPr>
        </w:pPrChange>
      </w:pPr>
      <w:ins w:id="85" w:author="CarlosReyes" w:date="2021-03-26T13:11:00Z">
        <w:r w:rsidRPr="00D316A7">
          <w:rPr>
            <w:rFonts w:cs="Arial"/>
            <w:sz w:val="24"/>
            <w:szCs w:val="24"/>
          </w:rPr>
          <w:t xml:space="preserve">Proporcionar información adicional del incidente si es necesario. </w:t>
        </w:r>
      </w:ins>
    </w:p>
    <w:p w14:paraId="31BE94DF" w14:textId="77777777" w:rsidR="007E7EE3" w:rsidRPr="00D316A7" w:rsidRDefault="007E7EE3">
      <w:pPr>
        <w:pStyle w:val="PTSBullet1"/>
        <w:numPr>
          <w:ilvl w:val="0"/>
          <w:numId w:val="10"/>
        </w:numPr>
        <w:tabs>
          <w:tab w:val="clear" w:pos="1068"/>
          <w:tab w:val="num" w:pos="1428"/>
        </w:tabs>
        <w:spacing w:after="0"/>
        <w:ind w:left="1428"/>
        <w:jc w:val="both"/>
        <w:rPr>
          <w:ins w:id="86" w:author="CarlosReyes" w:date="2021-03-26T13:11:00Z"/>
          <w:rFonts w:cs="Arial"/>
          <w:sz w:val="24"/>
          <w:szCs w:val="24"/>
        </w:rPr>
        <w:pPrChange w:id="87" w:author="CarlosReyes" w:date="2021-03-26T13:11:00Z">
          <w:pPr>
            <w:pStyle w:val="PTSBullet1"/>
            <w:numPr>
              <w:ilvl w:val="0"/>
              <w:numId w:val="10"/>
            </w:numPr>
            <w:tabs>
              <w:tab w:val="clear" w:pos="1440"/>
              <w:tab w:val="num" w:pos="1068"/>
            </w:tabs>
            <w:spacing w:after="0"/>
            <w:ind w:left="1068"/>
            <w:jc w:val="both"/>
          </w:pPr>
        </w:pPrChange>
      </w:pPr>
      <w:ins w:id="88" w:author="CarlosReyes" w:date="2021-03-26T13:11:00Z">
        <w:r w:rsidRPr="00D316A7">
          <w:rPr>
            <w:rFonts w:cs="Arial"/>
            <w:sz w:val="24"/>
            <w:szCs w:val="24"/>
          </w:rPr>
          <w:t>Dar conformidad de la solución para finalizar la atención.</w:t>
        </w:r>
      </w:ins>
    </w:p>
    <w:bookmarkEnd w:id="67"/>
    <w:p w14:paraId="34220727" w14:textId="358F9FEA" w:rsidR="007E7EE3" w:rsidRDefault="007E7EE3">
      <w:pPr>
        <w:pStyle w:val="Tabla2"/>
        <w:numPr>
          <w:ilvl w:val="1"/>
          <w:numId w:val="1"/>
        </w:numPr>
        <w:spacing w:line="276" w:lineRule="auto"/>
        <w:ind w:left="1276" w:hanging="916"/>
        <w:rPr>
          <w:ins w:id="89" w:author="CarlosReyes" w:date="2021-03-26T13:11:00Z"/>
          <w:bCs/>
        </w:rPr>
        <w:pPrChange w:id="90" w:author="CarlosReyes" w:date="2021-03-26T13:11:00Z">
          <w:pPr>
            <w:pStyle w:val="Tabla2"/>
            <w:numPr>
              <w:ilvl w:val="1"/>
              <w:numId w:val="10"/>
            </w:numPr>
            <w:tabs>
              <w:tab w:val="clear" w:pos="0"/>
            </w:tabs>
            <w:spacing w:line="276" w:lineRule="auto"/>
            <w:ind w:left="732"/>
          </w:pPr>
        </w:pPrChange>
      </w:pPr>
      <w:ins w:id="91" w:author="CarlosReyes" w:date="2021-03-26T13:12:00Z">
        <w:r>
          <w:rPr>
            <w:bCs/>
          </w:rPr>
          <w:t>Coordinador de Solicitudes</w:t>
        </w:r>
      </w:ins>
    </w:p>
    <w:p w14:paraId="571A09A4" w14:textId="5A9F9FF5" w:rsidR="007E7EE3" w:rsidRPr="00D316A7" w:rsidRDefault="007E7EE3" w:rsidP="007E7EE3">
      <w:pPr>
        <w:ind w:left="709"/>
        <w:rPr>
          <w:ins w:id="92" w:author="CarlosReyes" w:date="2021-03-26T13:13:00Z"/>
          <w:rFonts w:cs="Arial"/>
          <w:szCs w:val="24"/>
        </w:rPr>
      </w:pPr>
      <w:ins w:id="93" w:author="CarlosReyes" w:date="2021-03-26T13:13:00Z">
        <w:r w:rsidRPr="00D316A7">
          <w:rPr>
            <w:rFonts w:cs="Arial"/>
            <w:szCs w:val="24"/>
          </w:rPr>
          <w:t xml:space="preserve">El </w:t>
        </w:r>
        <w:r w:rsidRPr="00D316A7">
          <w:rPr>
            <w:rFonts w:cs="Arial"/>
            <w:i/>
            <w:szCs w:val="24"/>
          </w:rPr>
          <w:t>Coordinador de Solicitudes</w:t>
        </w:r>
        <w:r w:rsidRPr="00D316A7">
          <w:rPr>
            <w:rFonts w:cs="Arial"/>
            <w:szCs w:val="24"/>
          </w:rPr>
          <w:t xml:space="preserve"> tiene la total responsabilidad de</w:t>
        </w:r>
      </w:ins>
      <w:ins w:id="94" w:author="CarlosReyes" w:date="2021-03-28T13:10:00Z">
        <w:r w:rsidR="00252AEC">
          <w:rPr>
            <w:rFonts w:cs="Arial"/>
            <w:szCs w:val="24"/>
          </w:rPr>
          <w:t xml:space="preserve"> gestionar</w:t>
        </w:r>
      </w:ins>
      <w:ins w:id="95" w:author="CarlosReyes" w:date="2021-03-26T13:13:00Z">
        <w:r w:rsidRPr="00D316A7">
          <w:rPr>
            <w:rFonts w:cs="Arial"/>
            <w:szCs w:val="24"/>
          </w:rPr>
          <w:t xml:space="preserve"> las solicitudes de los usuarios finales. </w:t>
        </w:r>
      </w:ins>
    </w:p>
    <w:p w14:paraId="1CF0C97F" w14:textId="77777777" w:rsidR="007E7EE3" w:rsidRPr="00D316A7" w:rsidRDefault="007E7EE3" w:rsidP="007E7EE3">
      <w:pPr>
        <w:rPr>
          <w:ins w:id="96" w:author="CarlosReyes" w:date="2021-03-26T13:13:00Z"/>
          <w:rFonts w:cs="Arial"/>
          <w:szCs w:val="24"/>
        </w:rPr>
      </w:pPr>
    </w:p>
    <w:p w14:paraId="5C6EDCB6" w14:textId="47A0010B" w:rsidR="007E7EE3" w:rsidRPr="00D316A7" w:rsidRDefault="007E7EE3">
      <w:pPr>
        <w:ind w:left="708"/>
        <w:rPr>
          <w:ins w:id="97" w:author="CarlosReyes" w:date="2021-03-26T13:13:00Z"/>
          <w:rFonts w:cs="Arial"/>
          <w:szCs w:val="24"/>
        </w:rPr>
        <w:pPrChange w:id="98" w:author="CarlosReyes" w:date="2021-03-26T13:13:00Z">
          <w:pPr/>
        </w:pPrChange>
      </w:pPr>
      <w:ins w:id="99" w:author="CarlosReyes" w:date="2021-03-26T13:13:00Z">
        <w:r w:rsidRPr="00D316A7">
          <w:rPr>
            <w:rFonts w:cs="Arial"/>
            <w:szCs w:val="24"/>
          </w:rPr>
          <w:t>Sus responsabilidades específicas incluyen:</w:t>
        </w:r>
      </w:ins>
    </w:p>
    <w:p w14:paraId="24160836" w14:textId="77777777" w:rsidR="007E7EE3" w:rsidRPr="00D316A7" w:rsidRDefault="007E7EE3" w:rsidP="007E7EE3">
      <w:pPr>
        <w:rPr>
          <w:ins w:id="100" w:author="CarlosReyes" w:date="2021-03-26T13:13:00Z"/>
          <w:rFonts w:cs="Arial"/>
          <w:szCs w:val="24"/>
        </w:rPr>
      </w:pPr>
    </w:p>
    <w:p w14:paraId="7C45CE24" w14:textId="77777777" w:rsidR="007E7EE3" w:rsidRPr="00D316A7" w:rsidRDefault="007E7EE3" w:rsidP="007E7EE3">
      <w:pPr>
        <w:pStyle w:val="Prrafodelista"/>
        <w:numPr>
          <w:ilvl w:val="0"/>
          <w:numId w:val="11"/>
        </w:numPr>
        <w:tabs>
          <w:tab w:val="clear" w:pos="7560"/>
        </w:tabs>
        <w:suppressAutoHyphens w:val="0"/>
        <w:contextualSpacing/>
        <w:rPr>
          <w:ins w:id="101" w:author="CarlosReyes" w:date="2021-03-26T13:13:00Z"/>
          <w:rFonts w:cs="Arial"/>
        </w:rPr>
      </w:pPr>
      <w:ins w:id="102" w:author="CarlosReyes" w:date="2021-03-26T13:13:00Z">
        <w:r w:rsidRPr="00D316A7">
          <w:rPr>
            <w:rFonts w:cs="Arial"/>
          </w:rPr>
          <w:t>Recibir las solicitudes vía correo electrónico o si es el caso por medio de llamadas telefónicas.</w:t>
        </w:r>
      </w:ins>
    </w:p>
    <w:p w14:paraId="1D0222B5" w14:textId="77777777" w:rsidR="007E7EE3" w:rsidRPr="00D316A7" w:rsidRDefault="007E7EE3" w:rsidP="007E7EE3">
      <w:pPr>
        <w:pStyle w:val="Prrafodelista"/>
        <w:numPr>
          <w:ilvl w:val="0"/>
          <w:numId w:val="11"/>
        </w:numPr>
        <w:tabs>
          <w:tab w:val="clear" w:pos="7560"/>
        </w:tabs>
        <w:suppressAutoHyphens w:val="0"/>
        <w:contextualSpacing/>
        <w:rPr>
          <w:ins w:id="103" w:author="CarlosReyes" w:date="2021-03-26T13:13:00Z"/>
          <w:rFonts w:cs="Arial"/>
        </w:rPr>
      </w:pPr>
      <w:ins w:id="104" w:author="CarlosReyes" w:date="2021-03-26T13:13:00Z">
        <w:r w:rsidRPr="00D316A7">
          <w:rPr>
            <w:rFonts w:cs="Arial"/>
          </w:rPr>
          <w:t>Validar las solicitudes y verificar si toda la información proporcionada es correcta.</w:t>
        </w:r>
      </w:ins>
    </w:p>
    <w:p w14:paraId="75FA3552" w14:textId="529DE627" w:rsidR="007E7EE3" w:rsidRPr="00D316A7" w:rsidRDefault="007E7EE3" w:rsidP="007E7EE3">
      <w:pPr>
        <w:pStyle w:val="Prrafodelista"/>
        <w:numPr>
          <w:ilvl w:val="0"/>
          <w:numId w:val="11"/>
        </w:numPr>
        <w:tabs>
          <w:tab w:val="clear" w:pos="7560"/>
        </w:tabs>
        <w:suppressAutoHyphens w:val="0"/>
        <w:contextualSpacing/>
        <w:rPr>
          <w:ins w:id="105" w:author="CarlosReyes" w:date="2021-03-26T13:13:00Z"/>
          <w:rFonts w:cs="Arial"/>
        </w:rPr>
      </w:pPr>
      <w:ins w:id="106" w:author="CarlosReyes" w:date="2021-03-26T13:13:00Z">
        <w:r w:rsidRPr="00D316A7">
          <w:rPr>
            <w:rFonts w:cs="Arial"/>
          </w:rPr>
          <w:t>Abrir registros de solicitudes (el registro de solicitudes es el repositorio de toda la información relacionada a este y en la cual se registra todo el ciclo de vida de este, es decir en la herramienta ITS</w:t>
        </w:r>
      </w:ins>
      <w:ins w:id="107" w:author="CarlosReyes" w:date="2021-03-28T13:15:00Z">
        <w:r w:rsidR="00FC3979">
          <w:rPr>
            <w:rFonts w:cs="Arial"/>
          </w:rPr>
          <w:t>M</w:t>
        </w:r>
      </w:ins>
      <w:ins w:id="108" w:author="CarlosReyes" w:date="2021-03-26T13:13:00Z">
        <w:r w:rsidRPr="00D316A7">
          <w:rPr>
            <w:rFonts w:cs="Arial"/>
          </w:rPr>
          <w:t>).</w:t>
        </w:r>
      </w:ins>
    </w:p>
    <w:p w14:paraId="1ADC7424" w14:textId="77777777" w:rsidR="007E7EE3" w:rsidRPr="00D316A7" w:rsidRDefault="007E7EE3" w:rsidP="007E7EE3">
      <w:pPr>
        <w:pStyle w:val="Prrafodelista"/>
        <w:numPr>
          <w:ilvl w:val="0"/>
          <w:numId w:val="11"/>
        </w:numPr>
        <w:tabs>
          <w:tab w:val="clear" w:pos="7560"/>
        </w:tabs>
        <w:suppressAutoHyphens w:val="0"/>
        <w:contextualSpacing/>
        <w:jc w:val="left"/>
        <w:rPr>
          <w:ins w:id="109" w:author="CarlosReyes" w:date="2021-03-26T13:13:00Z"/>
          <w:rFonts w:cs="Arial"/>
        </w:rPr>
      </w:pPr>
      <w:ins w:id="110" w:author="CarlosReyes" w:date="2021-03-26T13:13:00Z">
        <w:r w:rsidRPr="00D316A7">
          <w:rPr>
            <w:rFonts w:cs="Arial"/>
          </w:rPr>
          <w:t>Organizar la provisión del servicio y administrar cargas de trabajo.</w:t>
        </w:r>
      </w:ins>
    </w:p>
    <w:p w14:paraId="16604B8B" w14:textId="77777777" w:rsidR="007E7EE3" w:rsidRPr="00D316A7" w:rsidRDefault="007E7EE3" w:rsidP="007E7EE3">
      <w:pPr>
        <w:pStyle w:val="Prrafodelista"/>
        <w:numPr>
          <w:ilvl w:val="0"/>
          <w:numId w:val="11"/>
        </w:numPr>
        <w:tabs>
          <w:tab w:val="clear" w:pos="7560"/>
        </w:tabs>
        <w:suppressAutoHyphens w:val="0"/>
        <w:contextualSpacing/>
        <w:rPr>
          <w:ins w:id="111" w:author="CarlosReyes" w:date="2021-03-26T13:13:00Z"/>
          <w:rFonts w:cs="Arial"/>
        </w:rPr>
      </w:pPr>
      <w:ins w:id="112" w:author="CarlosReyes" w:date="2021-03-26T13:13:00Z">
        <w:r w:rsidRPr="00D316A7">
          <w:rPr>
            <w:rFonts w:cs="Arial"/>
          </w:rPr>
          <w:t>Monitorear la atención del requerimiento</w:t>
        </w:r>
      </w:ins>
    </w:p>
    <w:p w14:paraId="073ECB65" w14:textId="77777777" w:rsidR="007E7EE3" w:rsidRPr="00D316A7" w:rsidRDefault="007E7EE3" w:rsidP="007E7EE3">
      <w:pPr>
        <w:pStyle w:val="Prrafodelista"/>
        <w:numPr>
          <w:ilvl w:val="0"/>
          <w:numId w:val="11"/>
        </w:numPr>
        <w:tabs>
          <w:tab w:val="clear" w:pos="7560"/>
        </w:tabs>
        <w:suppressAutoHyphens w:val="0"/>
        <w:contextualSpacing/>
        <w:rPr>
          <w:ins w:id="113" w:author="CarlosReyes" w:date="2021-03-26T13:13:00Z"/>
          <w:rFonts w:cs="Arial"/>
        </w:rPr>
      </w:pPr>
      <w:ins w:id="114" w:author="CarlosReyes" w:date="2021-03-26T13:13:00Z">
        <w:r w:rsidRPr="00D316A7">
          <w:rPr>
            <w:rFonts w:cs="Arial"/>
          </w:rPr>
          <w:t>Validar la solución.</w:t>
        </w:r>
      </w:ins>
    </w:p>
    <w:p w14:paraId="0F0DA881" w14:textId="7D69C55D" w:rsidR="007E7EE3" w:rsidRPr="00D316A7" w:rsidRDefault="007E7EE3" w:rsidP="007E7EE3">
      <w:pPr>
        <w:pStyle w:val="Prrafodelista"/>
        <w:numPr>
          <w:ilvl w:val="0"/>
          <w:numId w:val="11"/>
        </w:numPr>
        <w:tabs>
          <w:tab w:val="clear" w:pos="7560"/>
        </w:tabs>
        <w:suppressAutoHyphens w:val="0"/>
        <w:contextualSpacing/>
        <w:rPr>
          <w:ins w:id="115" w:author="CarlosReyes" w:date="2021-03-26T13:13:00Z"/>
          <w:rFonts w:cs="Arial"/>
        </w:rPr>
      </w:pPr>
      <w:ins w:id="116" w:author="CarlosReyes" w:date="2021-03-26T13:13:00Z">
        <w:r w:rsidRPr="00D316A7">
          <w:rPr>
            <w:rFonts w:cs="Arial"/>
          </w:rPr>
          <w:t xml:space="preserve">Participar en las revisiones y reuniones de </w:t>
        </w:r>
      </w:ins>
      <w:ins w:id="117" w:author="CarlosReyes" w:date="2021-03-28T13:11:00Z">
        <w:r w:rsidR="00252AEC">
          <w:rPr>
            <w:rFonts w:cs="Arial"/>
          </w:rPr>
          <w:t>gestión</w:t>
        </w:r>
      </w:ins>
      <w:ins w:id="118" w:author="CarlosReyes" w:date="2021-03-26T13:13:00Z">
        <w:r w:rsidRPr="00D316A7">
          <w:rPr>
            <w:rFonts w:cs="Arial"/>
          </w:rPr>
          <w:t xml:space="preserve"> de solicitudes.</w:t>
        </w:r>
      </w:ins>
    </w:p>
    <w:p w14:paraId="1A0602EE" w14:textId="77777777" w:rsidR="007E7EE3" w:rsidRPr="00D316A7" w:rsidRDefault="007E7EE3" w:rsidP="007E7EE3">
      <w:pPr>
        <w:pStyle w:val="Prrafodelista"/>
        <w:numPr>
          <w:ilvl w:val="0"/>
          <w:numId w:val="11"/>
        </w:numPr>
        <w:tabs>
          <w:tab w:val="clear" w:pos="7560"/>
        </w:tabs>
        <w:suppressAutoHyphens w:val="0"/>
        <w:contextualSpacing/>
        <w:rPr>
          <w:ins w:id="119" w:author="CarlosReyes" w:date="2021-03-26T13:13:00Z"/>
          <w:rFonts w:cs="Arial"/>
        </w:rPr>
      </w:pPr>
      <w:ins w:id="120" w:author="CarlosReyes" w:date="2021-03-26T13:13:00Z">
        <w:r w:rsidRPr="00D316A7">
          <w:rPr>
            <w:rFonts w:cs="Arial"/>
          </w:rPr>
          <w:t>Cumplir y hacer cumplir los procesos y procedimientos establecidos</w:t>
        </w:r>
      </w:ins>
    </w:p>
    <w:p w14:paraId="73AB226C" w14:textId="77777777" w:rsidR="007E7EE3" w:rsidRPr="00D316A7" w:rsidRDefault="007E7EE3" w:rsidP="007E7EE3">
      <w:pPr>
        <w:pStyle w:val="Prrafodelista"/>
        <w:numPr>
          <w:ilvl w:val="0"/>
          <w:numId w:val="11"/>
        </w:numPr>
        <w:tabs>
          <w:tab w:val="clear" w:pos="7560"/>
        </w:tabs>
        <w:suppressAutoHyphens w:val="0"/>
        <w:contextualSpacing/>
        <w:rPr>
          <w:ins w:id="121" w:author="CarlosReyes" w:date="2021-03-26T13:13:00Z"/>
          <w:rFonts w:cs="Arial"/>
        </w:rPr>
      </w:pPr>
      <w:ins w:id="122" w:author="CarlosReyes" w:date="2021-03-26T13:13:00Z">
        <w:r w:rsidRPr="00D316A7">
          <w:rPr>
            <w:rFonts w:cs="Arial"/>
          </w:rPr>
          <w:t>Asignar la Atención de los requerimientos a los Técnicos de Soporte</w:t>
        </w:r>
      </w:ins>
    </w:p>
    <w:p w14:paraId="50C23635" w14:textId="1BEC80C9" w:rsidR="007E7EE3" w:rsidRPr="009918B1" w:rsidRDefault="007E7EE3" w:rsidP="007E7EE3">
      <w:pPr>
        <w:pStyle w:val="Tabla2"/>
        <w:numPr>
          <w:ilvl w:val="0"/>
          <w:numId w:val="11"/>
        </w:numPr>
        <w:tabs>
          <w:tab w:val="clear" w:pos="0"/>
        </w:tabs>
        <w:spacing w:line="276" w:lineRule="auto"/>
        <w:rPr>
          <w:ins w:id="123" w:author="CarlosReyes" w:date="2021-03-26T15:27:00Z"/>
          <w:b w:val="0"/>
          <w:bCs/>
          <w:lang w:val="es-PE"/>
          <w:rPrChange w:id="124" w:author="CarlosReyes" w:date="2021-03-26T15:27:00Z">
            <w:rPr>
              <w:ins w:id="125" w:author="CarlosReyes" w:date="2021-03-26T15:27:00Z"/>
              <w:b w:val="0"/>
              <w:bCs/>
            </w:rPr>
          </w:rPrChange>
        </w:rPr>
      </w:pPr>
      <w:ins w:id="126" w:author="CarlosReyes" w:date="2021-03-26T13:13:00Z">
        <w:r w:rsidRPr="007E7EE3">
          <w:rPr>
            <w:b w:val="0"/>
            <w:bCs/>
            <w:rPrChange w:id="127" w:author="CarlosReyes" w:date="2021-03-26T13:14:00Z">
              <w:rPr/>
            </w:rPrChange>
          </w:rPr>
          <w:t>Monitorear la calidad de los registros</w:t>
        </w:r>
      </w:ins>
    </w:p>
    <w:p w14:paraId="5B155544" w14:textId="4D404D09" w:rsidR="009918B1" w:rsidRDefault="009918B1" w:rsidP="009918B1">
      <w:pPr>
        <w:pStyle w:val="Tabla2"/>
        <w:numPr>
          <w:ilvl w:val="1"/>
          <w:numId w:val="1"/>
        </w:numPr>
        <w:spacing w:line="276" w:lineRule="auto"/>
        <w:ind w:left="1276" w:hanging="916"/>
        <w:rPr>
          <w:ins w:id="128" w:author="CarlosReyes" w:date="2021-03-26T15:28:00Z"/>
          <w:bCs/>
        </w:rPr>
      </w:pPr>
      <w:ins w:id="129" w:author="CarlosReyes" w:date="2021-03-26T15:28:00Z">
        <w:r>
          <w:rPr>
            <w:bCs/>
          </w:rPr>
          <w:t>Técnico</w:t>
        </w:r>
      </w:ins>
      <w:ins w:id="130" w:author="CarlosReyes" w:date="2021-03-26T15:27:00Z">
        <w:r>
          <w:rPr>
            <w:bCs/>
          </w:rPr>
          <w:t xml:space="preserve"> de </w:t>
        </w:r>
      </w:ins>
      <w:ins w:id="131" w:author="CarlosReyes" w:date="2021-03-26T15:28:00Z">
        <w:r>
          <w:rPr>
            <w:bCs/>
          </w:rPr>
          <w:t>Soporte</w:t>
        </w:r>
      </w:ins>
    </w:p>
    <w:p w14:paraId="05AE8398" w14:textId="77777777" w:rsidR="009918B1" w:rsidRPr="002A3439" w:rsidRDefault="009918B1">
      <w:pPr>
        <w:ind w:left="709"/>
        <w:rPr>
          <w:ins w:id="132" w:author="CarlosReyes" w:date="2021-03-26T15:28:00Z"/>
          <w:rFonts w:cs="Arial"/>
          <w:szCs w:val="24"/>
        </w:rPr>
        <w:pPrChange w:id="133" w:author="CarlosReyes" w:date="2021-03-26T15:28:00Z">
          <w:pPr/>
        </w:pPrChange>
      </w:pPr>
      <w:ins w:id="134" w:author="CarlosReyes" w:date="2021-03-26T15:28:00Z">
        <w:r w:rsidRPr="002A3439">
          <w:rPr>
            <w:rFonts w:cs="Arial"/>
            <w:szCs w:val="24"/>
          </w:rPr>
          <w:t>Sus responsabilidades específicas incluyen:</w:t>
        </w:r>
      </w:ins>
    </w:p>
    <w:p w14:paraId="12FB033D" w14:textId="77777777" w:rsidR="009918B1" w:rsidRPr="002A3439" w:rsidRDefault="009918B1" w:rsidP="009918B1">
      <w:pPr>
        <w:rPr>
          <w:ins w:id="135" w:author="CarlosReyes" w:date="2021-03-26T15:28:00Z"/>
          <w:rFonts w:cs="Arial"/>
          <w:szCs w:val="24"/>
        </w:rPr>
      </w:pPr>
    </w:p>
    <w:p w14:paraId="42B7E44C" w14:textId="77777777" w:rsidR="009918B1" w:rsidRPr="002A3439" w:rsidRDefault="009918B1" w:rsidP="009918B1">
      <w:pPr>
        <w:pStyle w:val="Prrafodelista"/>
        <w:numPr>
          <w:ilvl w:val="0"/>
          <w:numId w:val="12"/>
        </w:numPr>
        <w:tabs>
          <w:tab w:val="clear" w:pos="7560"/>
        </w:tabs>
        <w:suppressAutoHyphens w:val="0"/>
        <w:contextualSpacing/>
        <w:rPr>
          <w:ins w:id="136" w:author="CarlosReyes" w:date="2021-03-26T15:28:00Z"/>
          <w:rFonts w:cs="Arial"/>
        </w:rPr>
      </w:pPr>
      <w:ins w:id="137" w:author="CarlosReyes" w:date="2021-03-26T15:28:00Z">
        <w:r w:rsidRPr="002A3439">
          <w:rPr>
            <w:rFonts w:cs="Arial"/>
          </w:rPr>
          <w:t>Atender al usuario en sitio.</w:t>
        </w:r>
      </w:ins>
    </w:p>
    <w:p w14:paraId="23BE06BC" w14:textId="77777777" w:rsidR="009918B1" w:rsidRPr="002A3439" w:rsidRDefault="009918B1" w:rsidP="009918B1">
      <w:pPr>
        <w:pStyle w:val="Prrafodelista"/>
        <w:numPr>
          <w:ilvl w:val="0"/>
          <w:numId w:val="12"/>
        </w:numPr>
        <w:tabs>
          <w:tab w:val="clear" w:pos="7560"/>
        </w:tabs>
        <w:suppressAutoHyphens w:val="0"/>
        <w:contextualSpacing/>
        <w:rPr>
          <w:ins w:id="138" w:author="CarlosReyes" w:date="2021-03-26T15:28:00Z"/>
          <w:rFonts w:cs="Arial"/>
        </w:rPr>
      </w:pPr>
      <w:ins w:id="139" w:author="CarlosReyes" w:date="2021-03-26T15:28:00Z">
        <w:r w:rsidRPr="002A3439">
          <w:rPr>
            <w:rFonts w:cs="Arial"/>
          </w:rPr>
          <w:t>Coordinar con el usuario la mejor atención, para no afectar el servicio.</w:t>
        </w:r>
      </w:ins>
    </w:p>
    <w:p w14:paraId="4C152CF1" w14:textId="77777777" w:rsidR="009918B1" w:rsidRPr="002A3439" w:rsidRDefault="009918B1" w:rsidP="009918B1">
      <w:pPr>
        <w:pStyle w:val="Prrafodelista"/>
        <w:numPr>
          <w:ilvl w:val="0"/>
          <w:numId w:val="12"/>
        </w:numPr>
        <w:tabs>
          <w:tab w:val="clear" w:pos="7560"/>
        </w:tabs>
        <w:suppressAutoHyphens w:val="0"/>
        <w:contextualSpacing/>
        <w:rPr>
          <w:ins w:id="140" w:author="CarlosReyes" w:date="2021-03-26T15:28:00Z"/>
          <w:rFonts w:cs="Arial"/>
        </w:rPr>
      </w:pPr>
      <w:ins w:id="141" w:author="CarlosReyes" w:date="2021-03-26T15:28:00Z">
        <w:r w:rsidRPr="002A3439">
          <w:rPr>
            <w:rFonts w:cs="Arial"/>
          </w:rPr>
          <w:t>Dar seguimiento a los requerimientos que requieran más tiempo de lo estipulado en el SLA</w:t>
        </w:r>
      </w:ins>
    </w:p>
    <w:p w14:paraId="636A00CD" w14:textId="77777777" w:rsidR="009918B1" w:rsidRPr="002A3439" w:rsidRDefault="009918B1" w:rsidP="009918B1">
      <w:pPr>
        <w:pStyle w:val="Prrafodelista"/>
        <w:numPr>
          <w:ilvl w:val="0"/>
          <w:numId w:val="12"/>
        </w:numPr>
        <w:tabs>
          <w:tab w:val="clear" w:pos="7560"/>
        </w:tabs>
        <w:suppressAutoHyphens w:val="0"/>
        <w:contextualSpacing/>
        <w:rPr>
          <w:ins w:id="142" w:author="CarlosReyes" w:date="2021-03-26T15:28:00Z"/>
          <w:rFonts w:cs="Arial"/>
        </w:rPr>
      </w:pPr>
      <w:ins w:id="143" w:author="CarlosReyes" w:date="2021-03-26T15:28:00Z">
        <w:r w:rsidRPr="002A3439">
          <w:rPr>
            <w:rFonts w:cs="Arial"/>
          </w:rPr>
          <w:t xml:space="preserve">Coordinar la atención con otros Grupos, en caso de ser necesario como parte de la atención de la solicitud, </w:t>
        </w:r>
      </w:ins>
    </w:p>
    <w:p w14:paraId="74AD9DD9" w14:textId="41C66181" w:rsidR="009918B1" w:rsidRPr="002A3439" w:rsidRDefault="009918B1" w:rsidP="009918B1">
      <w:pPr>
        <w:pStyle w:val="Prrafodelista"/>
        <w:numPr>
          <w:ilvl w:val="0"/>
          <w:numId w:val="12"/>
        </w:numPr>
        <w:tabs>
          <w:tab w:val="clear" w:pos="7560"/>
        </w:tabs>
        <w:suppressAutoHyphens w:val="0"/>
        <w:contextualSpacing/>
        <w:rPr>
          <w:ins w:id="144" w:author="CarlosReyes" w:date="2021-03-26T15:28:00Z"/>
          <w:rFonts w:cs="Arial"/>
        </w:rPr>
      </w:pPr>
      <w:ins w:id="145" w:author="CarlosReyes" w:date="2021-03-26T15:28:00Z">
        <w:r w:rsidRPr="002A3439">
          <w:rPr>
            <w:rFonts w:cs="Arial"/>
          </w:rPr>
          <w:t>Documentar la información de los pasos ejecutados como parte de la atención en la herramienta ITS</w:t>
        </w:r>
      </w:ins>
      <w:ins w:id="146" w:author="CarlosReyes" w:date="2021-03-28T13:15:00Z">
        <w:r w:rsidR="00FC3979">
          <w:rPr>
            <w:rFonts w:cs="Arial"/>
          </w:rPr>
          <w:t>M</w:t>
        </w:r>
      </w:ins>
      <w:ins w:id="147" w:author="CarlosReyes" w:date="2021-03-26T15:28:00Z">
        <w:r w:rsidRPr="002A3439">
          <w:rPr>
            <w:rFonts w:cs="Arial"/>
          </w:rPr>
          <w:t>.</w:t>
        </w:r>
      </w:ins>
    </w:p>
    <w:p w14:paraId="438D84D1" w14:textId="77777777" w:rsidR="009918B1" w:rsidRPr="002A3439" w:rsidRDefault="009918B1" w:rsidP="009918B1">
      <w:pPr>
        <w:pStyle w:val="Prrafodelista"/>
        <w:numPr>
          <w:ilvl w:val="0"/>
          <w:numId w:val="12"/>
        </w:numPr>
        <w:tabs>
          <w:tab w:val="clear" w:pos="7560"/>
        </w:tabs>
        <w:suppressAutoHyphens w:val="0"/>
        <w:contextualSpacing/>
        <w:rPr>
          <w:ins w:id="148" w:author="CarlosReyes" w:date="2021-03-26T15:28:00Z"/>
          <w:rFonts w:cs="Arial"/>
        </w:rPr>
      </w:pPr>
      <w:ins w:id="149" w:author="CarlosReyes" w:date="2021-03-26T15:28:00Z">
        <w:r w:rsidRPr="002A3439">
          <w:rPr>
            <w:rFonts w:cs="Arial"/>
          </w:rPr>
          <w:lastRenderedPageBreak/>
          <w:t xml:space="preserve">Notificar al </w:t>
        </w:r>
        <w:r w:rsidRPr="002A3439">
          <w:rPr>
            <w:rFonts w:cs="Arial"/>
            <w:i/>
          </w:rPr>
          <w:t>Coordinador de Solicitudes</w:t>
        </w:r>
        <w:r w:rsidRPr="002A3439">
          <w:rPr>
            <w:rFonts w:cs="Arial"/>
          </w:rPr>
          <w:t xml:space="preserve"> cuando sea requerido.</w:t>
        </w:r>
      </w:ins>
    </w:p>
    <w:p w14:paraId="272D30DA" w14:textId="77777777" w:rsidR="009918B1" w:rsidRPr="002A3439" w:rsidRDefault="009918B1" w:rsidP="009918B1">
      <w:pPr>
        <w:pStyle w:val="Prrafodelista"/>
        <w:numPr>
          <w:ilvl w:val="0"/>
          <w:numId w:val="12"/>
        </w:numPr>
        <w:tabs>
          <w:tab w:val="clear" w:pos="7560"/>
        </w:tabs>
        <w:suppressAutoHyphens w:val="0"/>
        <w:contextualSpacing/>
        <w:rPr>
          <w:ins w:id="150" w:author="CarlosReyes" w:date="2021-03-26T15:28:00Z"/>
          <w:rFonts w:cs="Arial"/>
        </w:rPr>
      </w:pPr>
      <w:ins w:id="151" w:author="CarlosReyes" w:date="2021-03-26T15:28:00Z">
        <w:r w:rsidRPr="002A3439">
          <w:rPr>
            <w:rFonts w:cs="Arial"/>
          </w:rPr>
          <w:t xml:space="preserve">Asegurar la calidad y exactitud de la información del incidente. </w:t>
        </w:r>
      </w:ins>
    </w:p>
    <w:p w14:paraId="0BB7D664" w14:textId="77777777" w:rsidR="009918B1" w:rsidRPr="002A3439" w:rsidRDefault="009918B1" w:rsidP="009918B1">
      <w:pPr>
        <w:pStyle w:val="Prrafodelista"/>
        <w:numPr>
          <w:ilvl w:val="0"/>
          <w:numId w:val="12"/>
        </w:numPr>
        <w:tabs>
          <w:tab w:val="clear" w:pos="7560"/>
        </w:tabs>
        <w:suppressAutoHyphens w:val="0"/>
        <w:contextualSpacing/>
        <w:rPr>
          <w:ins w:id="152" w:author="CarlosReyes" w:date="2021-03-26T15:28:00Z"/>
          <w:rFonts w:cs="Arial"/>
        </w:rPr>
      </w:pPr>
      <w:ins w:id="153" w:author="CarlosReyes" w:date="2021-03-26T15:28:00Z">
        <w:r w:rsidRPr="002A3439">
          <w:rPr>
            <w:rFonts w:cs="Arial"/>
          </w:rPr>
          <w:t>De ser necesario coordinar la atención con el proveedor externo del servicio solicitado.</w:t>
        </w:r>
      </w:ins>
    </w:p>
    <w:p w14:paraId="26A880D6" w14:textId="77777777" w:rsidR="009918B1" w:rsidRPr="006A45F4" w:rsidRDefault="009918B1" w:rsidP="009918B1">
      <w:pPr>
        <w:rPr>
          <w:ins w:id="154" w:author="CarlosReyes" w:date="2021-03-26T15:28:00Z"/>
          <w:rFonts w:ascii="Calibri" w:hAnsi="Calibri" w:cs="Arial"/>
          <w:b/>
          <w:color w:val="96A0FF"/>
        </w:rPr>
      </w:pPr>
    </w:p>
    <w:p w14:paraId="36D8267D" w14:textId="33014A64" w:rsidR="009918B1" w:rsidRDefault="009918B1" w:rsidP="009918B1">
      <w:pPr>
        <w:pStyle w:val="Tabla2"/>
        <w:numPr>
          <w:ilvl w:val="1"/>
          <w:numId w:val="1"/>
        </w:numPr>
        <w:spacing w:line="276" w:lineRule="auto"/>
        <w:ind w:left="1276" w:hanging="916"/>
        <w:rPr>
          <w:ins w:id="155" w:author="CarlosReyes" w:date="2021-03-26T15:29:00Z"/>
          <w:bCs/>
        </w:rPr>
      </w:pPr>
      <w:ins w:id="156" w:author="CarlosReyes" w:date="2021-03-26T15:29:00Z">
        <w:r>
          <w:rPr>
            <w:bCs/>
          </w:rPr>
          <w:t>Director de Sistemas</w:t>
        </w:r>
      </w:ins>
    </w:p>
    <w:p w14:paraId="6CF80694" w14:textId="77777777" w:rsidR="009918B1" w:rsidRPr="002A3439" w:rsidRDefault="009918B1" w:rsidP="009918B1">
      <w:pPr>
        <w:ind w:left="709"/>
        <w:rPr>
          <w:ins w:id="157" w:author="CarlosReyes" w:date="2021-03-26T15:30:00Z"/>
          <w:rFonts w:cs="Arial"/>
          <w:szCs w:val="24"/>
        </w:rPr>
      </w:pPr>
      <w:ins w:id="158" w:author="CarlosReyes" w:date="2021-03-26T15:30:00Z">
        <w:r w:rsidRPr="002A3439">
          <w:rPr>
            <w:rFonts w:cs="Arial"/>
            <w:szCs w:val="24"/>
          </w:rPr>
          <w:t xml:space="preserve">El </w:t>
        </w:r>
        <w:r w:rsidRPr="002A3439">
          <w:rPr>
            <w:rFonts w:cs="Arial"/>
            <w:i/>
            <w:szCs w:val="24"/>
          </w:rPr>
          <w:t xml:space="preserve">Director de Sistemas </w:t>
        </w:r>
        <w:r w:rsidRPr="002A3439">
          <w:rPr>
            <w:rFonts w:cs="Arial"/>
            <w:szCs w:val="24"/>
          </w:rPr>
          <w:t>tiene la total responsabilidad sobre el departamento de sistemas y participación en el proceso de gestión de solicitudes.</w:t>
        </w:r>
      </w:ins>
    </w:p>
    <w:p w14:paraId="02215887" w14:textId="77777777" w:rsidR="009918B1" w:rsidRPr="002A3439" w:rsidRDefault="009918B1" w:rsidP="009918B1">
      <w:pPr>
        <w:pStyle w:val="PTSDefaultText"/>
        <w:spacing w:after="0"/>
        <w:rPr>
          <w:ins w:id="159" w:author="CarlosReyes" w:date="2021-03-26T15:30:00Z"/>
          <w:rFonts w:cs="Arial"/>
          <w:sz w:val="24"/>
          <w:szCs w:val="24"/>
          <w:lang w:val="es-PE"/>
        </w:rPr>
      </w:pPr>
    </w:p>
    <w:p w14:paraId="544DDE93" w14:textId="77777777" w:rsidR="009918B1" w:rsidRPr="002A3439" w:rsidRDefault="009918B1" w:rsidP="009918B1">
      <w:pPr>
        <w:pStyle w:val="PTSDefaultText"/>
        <w:spacing w:after="0"/>
        <w:ind w:firstLine="708"/>
        <w:rPr>
          <w:ins w:id="160" w:author="CarlosReyes" w:date="2021-03-26T15:30:00Z"/>
          <w:rFonts w:cs="Arial"/>
          <w:sz w:val="24"/>
          <w:szCs w:val="24"/>
          <w:lang w:val="es-PE"/>
        </w:rPr>
      </w:pPr>
      <w:ins w:id="161" w:author="CarlosReyes" w:date="2021-03-26T15:30:00Z">
        <w:r w:rsidRPr="002A3439">
          <w:rPr>
            <w:rFonts w:cs="Arial"/>
            <w:sz w:val="24"/>
            <w:szCs w:val="24"/>
            <w:lang w:val="es-PE"/>
          </w:rPr>
          <w:t xml:space="preserve">Sus responsabilidades específicas son: </w:t>
        </w:r>
      </w:ins>
    </w:p>
    <w:p w14:paraId="4A609BB3" w14:textId="77777777" w:rsidR="009918B1" w:rsidRPr="002A3439" w:rsidRDefault="009918B1" w:rsidP="009918B1">
      <w:pPr>
        <w:pStyle w:val="PTSDefaultText"/>
        <w:spacing w:after="0"/>
        <w:ind w:firstLine="708"/>
        <w:rPr>
          <w:ins w:id="162" w:author="CarlosReyes" w:date="2021-03-26T15:30:00Z"/>
          <w:rFonts w:cs="Arial"/>
          <w:sz w:val="24"/>
          <w:szCs w:val="24"/>
          <w:lang w:val="es-PE"/>
        </w:rPr>
      </w:pPr>
    </w:p>
    <w:p w14:paraId="7741FAE4" w14:textId="77777777" w:rsidR="009918B1" w:rsidRPr="009918B1" w:rsidRDefault="009918B1">
      <w:pPr>
        <w:pStyle w:val="Tabla"/>
        <w:numPr>
          <w:ilvl w:val="0"/>
          <w:numId w:val="15"/>
        </w:numPr>
        <w:rPr>
          <w:ins w:id="163" w:author="CarlosReyes" w:date="2021-03-26T15:30:00Z"/>
          <w:b w:val="0"/>
          <w:bCs/>
          <w:rPrChange w:id="164" w:author="CarlosReyes" w:date="2021-03-26T15:30:00Z">
            <w:rPr>
              <w:ins w:id="165" w:author="CarlosReyes" w:date="2021-03-26T15:30:00Z"/>
            </w:rPr>
          </w:rPrChange>
        </w:rPr>
        <w:pPrChange w:id="166" w:author="CarlosReyes" w:date="2021-03-26T15:30:00Z">
          <w:pPr>
            <w:pStyle w:val="Tabla"/>
          </w:pPr>
        </w:pPrChange>
      </w:pPr>
      <w:ins w:id="167" w:author="CarlosReyes" w:date="2021-03-26T15:30:00Z">
        <w:r w:rsidRPr="009918B1">
          <w:rPr>
            <w:b w:val="0"/>
            <w:bCs/>
            <w:rPrChange w:id="168" w:author="CarlosReyes" w:date="2021-03-26T15:30:00Z">
              <w:rPr/>
            </w:rPrChange>
          </w:rPr>
          <w:t>Aprobar solicitudes que, por su complejidad en tiempo, recursos necesiten de su intervención.</w:t>
        </w:r>
      </w:ins>
    </w:p>
    <w:p w14:paraId="3942E701" w14:textId="77777777" w:rsidR="009918B1" w:rsidRPr="002A3439" w:rsidRDefault="009918B1">
      <w:pPr>
        <w:pStyle w:val="Tabla"/>
        <w:numPr>
          <w:ilvl w:val="0"/>
          <w:numId w:val="15"/>
        </w:numPr>
        <w:rPr>
          <w:ins w:id="169" w:author="CarlosReyes" w:date="2021-03-26T15:30:00Z"/>
        </w:rPr>
        <w:pPrChange w:id="170" w:author="CarlosReyes" w:date="2021-03-26T15:30:00Z">
          <w:pPr>
            <w:pStyle w:val="Tabla"/>
          </w:pPr>
        </w:pPrChange>
      </w:pPr>
      <w:ins w:id="171" w:author="CarlosReyes" w:date="2021-03-26T15:30:00Z">
        <w:r w:rsidRPr="009918B1">
          <w:rPr>
            <w:b w:val="0"/>
            <w:bCs/>
            <w:rPrChange w:id="172" w:author="CarlosReyes" w:date="2021-03-26T15:30:00Z">
              <w:rPr/>
            </w:rPrChange>
          </w:rPr>
          <w:t>Gestionar de ser necesario la compra o contratación del bien o servicio solicitado</w:t>
        </w:r>
        <w:r w:rsidRPr="002A3439">
          <w:t>.</w:t>
        </w:r>
      </w:ins>
    </w:p>
    <w:p w14:paraId="538F9DB7" w14:textId="0549FFB9" w:rsidR="009918B1" w:rsidRPr="009918B1" w:rsidRDefault="009918B1" w:rsidP="009918B1">
      <w:pPr>
        <w:pStyle w:val="Tabla2"/>
        <w:numPr>
          <w:ilvl w:val="1"/>
          <w:numId w:val="1"/>
        </w:numPr>
        <w:spacing w:line="276" w:lineRule="auto"/>
        <w:ind w:left="1276" w:hanging="916"/>
        <w:rPr>
          <w:ins w:id="173" w:author="CarlosReyes" w:date="2021-03-26T15:30:00Z"/>
          <w:bCs/>
          <w:rPrChange w:id="174" w:author="CarlosReyes" w:date="2021-03-26T15:30:00Z">
            <w:rPr>
              <w:ins w:id="175" w:author="CarlosReyes" w:date="2021-03-26T15:30:00Z"/>
              <w:kern w:val="32"/>
              <w:lang w:val="es-PE"/>
            </w:rPr>
          </w:rPrChange>
        </w:rPr>
      </w:pPr>
      <w:ins w:id="176" w:author="CarlosReyes" w:date="2021-03-26T15:30:00Z">
        <w:r>
          <w:rPr>
            <w:kern w:val="32"/>
            <w:lang w:val="es-PE"/>
          </w:rPr>
          <w:t>Proveedor externo</w:t>
        </w:r>
      </w:ins>
    </w:p>
    <w:p w14:paraId="2FF8C00F" w14:textId="77777777" w:rsidR="009918B1" w:rsidRPr="002A3439" w:rsidRDefault="009918B1" w:rsidP="009918B1">
      <w:pPr>
        <w:ind w:left="708"/>
        <w:rPr>
          <w:ins w:id="177" w:author="CarlosReyes" w:date="2021-03-26T15:31:00Z"/>
          <w:rFonts w:cs="Arial"/>
          <w:szCs w:val="24"/>
        </w:rPr>
      </w:pPr>
      <w:ins w:id="178" w:author="CarlosReyes" w:date="2021-03-26T15:31:00Z">
        <w:r w:rsidRPr="002A3439">
          <w:rPr>
            <w:rFonts w:cs="Arial"/>
            <w:szCs w:val="24"/>
          </w:rPr>
          <w:t xml:space="preserve">El </w:t>
        </w:r>
        <w:r w:rsidRPr="002A3439">
          <w:rPr>
            <w:rFonts w:cs="Arial"/>
            <w:i/>
            <w:szCs w:val="24"/>
          </w:rPr>
          <w:t xml:space="preserve">Proveedor externo </w:t>
        </w:r>
        <w:r w:rsidRPr="002A3439">
          <w:rPr>
            <w:rFonts w:cs="Arial"/>
            <w:szCs w:val="24"/>
          </w:rPr>
          <w:t>tiene la responsabilidad de proporcionar un bien o servicio en base a la solicitud del usuario respaldada en un proceso formal de contratación o adquisición</w:t>
        </w:r>
      </w:ins>
    </w:p>
    <w:p w14:paraId="74ECBF0F" w14:textId="77777777" w:rsidR="009918B1" w:rsidRPr="002A3439" w:rsidRDefault="009918B1" w:rsidP="009918B1">
      <w:pPr>
        <w:pStyle w:val="PTSDefaultText"/>
        <w:spacing w:after="0"/>
        <w:rPr>
          <w:ins w:id="179" w:author="CarlosReyes" w:date="2021-03-26T15:31:00Z"/>
          <w:rFonts w:cs="Arial"/>
          <w:sz w:val="24"/>
          <w:szCs w:val="24"/>
          <w:lang w:val="es-PE"/>
        </w:rPr>
      </w:pPr>
    </w:p>
    <w:p w14:paraId="396AAAD2" w14:textId="77777777" w:rsidR="009918B1" w:rsidRPr="002A3439" w:rsidRDefault="009918B1" w:rsidP="009918B1">
      <w:pPr>
        <w:pStyle w:val="PTSDefaultText"/>
        <w:spacing w:after="0"/>
        <w:ind w:firstLine="708"/>
        <w:rPr>
          <w:ins w:id="180" w:author="CarlosReyes" w:date="2021-03-26T15:31:00Z"/>
          <w:rFonts w:cs="Arial"/>
          <w:sz w:val="24"/>
          <w:szCs w:val="24"/>
          <w:lang w:val="es-PE"/>
        </w:rPr>
      </w:pPr>
      <w:ins w:id="181" w:author="CarlosReyes" w:date="2021-03-26T15:31:00Z">
        <w:r w:rsidRPr="002A3439">
          <w:rPr>
            <w:rFonts w:cs="Arial"/>
            <w:sz w:val="24"/>
            <w:szCs w:val="24"/>
            <w:lang w:val="es-PE"/>
          </w:rPr>
          <w:t xml:space="preserve">Sus responsabilidades específicas son: </w:t>
        </w:r>
      </w:ins>
    </w:p>
    <w:p w14:paraId="4C28043E" w14:textId="77777777" w:rsidR="009918B1" w:rsidRPr="002A3439" w:rsidRDefault="009918B1" w:rsidP="009918B1">
      <w:pPr>
        <w:pStyle w:val="PTSDefaultText"/>
        <w:spacing w:after="0"/>
        <w:ind w:firstLine="708"/>
        <w:rPr>
          <w:ins w:id="182" w:author="CarlosReyes" w:date="2021-03-26T15:31:00Z"/>
          <w:rFonts w:cs="Arial"/>
          <w:sz w:val="24"/>
          <w:szCs w:val="24"/>
          <w:lang w:val="es-PE"/>
        </w:rPr>
      </w:pPr>
    </w:p>
    <w:p w14:paraId="3637A314" w14:textId="77777777" w:rsidR="009918B1" w:rsidRPr="009918B1" w:rsidRDefault="009918B1">
      <w:pPr>
        <w:pStyle w:val="Tabla"/>
        <w:numPr>
          <w:ilvl w:val="0"/>
          <w:numId w:val="17"/>
        </w:numPr>
        <w:rPr>
          <w:ins w:id="183" w:author="CarlosReyes" w:date="2021-03-26T15:31:00Z"/>
          <w:b w:val="0"/>
          <w:bCs/>
          <w:rPrChange w:id="184" w:author="CarlosReyes" w:date="2021-03-26T15:31:00Z">
            <w:rPr>
              <w:ins w:id="185" w:author="CarlosReyes" w:date="2021-03-26T15:31:00Z"/>
            </w:rPr>
          </w:rPrChange>
        </w:rPr>
        <w:pPrChange w:id="186" w:author="CarlosReyes" w:date="2021-03-26T15:31:00Z">
          <w:pPr>
            <w:pStyle w:val="Tabla"/>
          </w:pPr>
        </w:pPrChange>
      </w:pPr>
      <w:ins w:id="187" w:author="CarlosReyes" w:date="2021-03-26T15:31:00Z">
        <w:r w:rsidRPr="009918B1">
          <w:rPr>
            <w:b w:val="0"/>
            <w:bCs/>
            <w:rPrChange w:id="188" w:author="CarlosReyes" w:date="2021-03-26T15:31:00Z">
              <w:rPr/>
            </w:rPrChange>
          </w:rPr>
          <w:t>Proporcionar el bien o servicio solicitado por FTTG en base a las especificaciones requeridas y documentadas en el proceso de contratación o adquisición.</w:t>
        </w:r>
      </w:ins>
    </w:p>
    <w:p w14:paraId="0F7806F7" w14:textId="77777777" w:rsidR="009918B1" w:rsidRPr="009918B1" w:rsidRDefault="009918B1">
      <w:pPr>
        <w:pStyle w:val="Tabla"/>
        <w:numPr>
          <w:ilvl w:val="0"/>
          <w:numId w:val="17"/>
        </w:numPr>
        <w:rPr>
          <w:ins w:id="189" w:author="CarlosReyes" w:date="2021-03-26T15:31:00Z"/>
          <w:b w:val="0"/>
          <w:bCs/>
          <w:rPrChange w:id="190" w:author="CarlosReyes" w:date="2021-03-26T15:31:00Z">
            <w:rPr>
              <w:ins w:id="191" w:author="CarlosReyes" w:date="2021-03-26T15:31:00Z"/>
            </w:rPr>
          </w:rPrChange>
        </w:rPr>
        <w:pPrChange w:id="192" w:author="CarlosReyes" w:date="2021-03-26T15:31:00Z">
          <w:pPr>
            <w:pStyle w:val="Tabla"/>
          </w:pPr>
        </w:pPrChange>
      </w:pPr>
      <w:ins w:id="193" w:author="CarlosReyes" w:date="2021-03-26T15:31:00Z">
        <w:r w:rsidRPr="009918B1">
          <w:rPr>
            <w:b w:val="0"/>
            <w:bCs/>
            <w:rPrChange w:id="194" w:author="CarlosReyes" w:date="2021-03-26T15:31:00Z">
              <w:rPr/>
            </w:rPrChange>
          </w:rPr>
          <w:t xml:space="preserve">Coordinar la ejecución del servicio o la entrega del bien solicitado con el técnico designado de FTTG. </w:t>
        </w:r>
      </w:ins>
    </w:p>
    <w:p w14:paraId="0AAFFD43" w14:textId="77777777" w:rsidR="009918B1" w:rsidRPr="009918B1" w:rsidRDefault="009918B1">
      <w:pPr>
        <w:pStyle w:val="Tabla"/>
        <w:numPr>
          <w:ilvl w:val="0"/>
          <w:numId w:val="17"/>
        </w:numPr>
        <w:rPr>
          <w:ins w:id="195" w:author="CarlosReyes" w:date="2021-03-26T15:31:00Z"/>
          <w:b w:val="0"/>
          <w:bCs/>
          <w:rPrChange w:id="196" w:author="CarlosReyes" w:date="2021-03-26T15:31:00Z">
            <w:rPr>
              <w:ins w:id="197" w:author="CarlosReyes" w:date="2021-03-26T15:31:00Z"/>
            </w:rPr>
          </w:rPrChange>
        </w:rPr>
        <w:pPrChange w:id="198" w:author="CarlosReyes" w:date="2021-03-26T15:31:00Z">
          <w:pPr>
            <w:pStyle w:val="Tabla"/>
          </w:pPr>
        </w:pPrChange>
      </w:pPr>
      <w:ins w:id="199" w:author="CarlosReyes" w:date="2021-03-26T15:31:00Z">
        <w:r w:rsidRPr="009918B1">
          <w:rPr>
            <w:b w:val="0"/>
            <w:bCs/>
            <w:rPrChange w:id="200" w:author="CarlosReyes" w:date="2021-03-26T15:31:00Z">
              <w:rPr/>
            </w:rPrChange>
          </w:rPr>
          <w:t>Informar la ejecución total y completa del servicio o de la entrega del bien solicitado.</w:t>
        </w:r>
      </w:ins>
    </w:p>
    <w:p w14:paraId="1E0D2FC8" w14:textId="59A7759F" w:rsidR="00FC5DCF" w:rsidDel="009918B1" w:rsidRDefault="00FC5DCF">
      <w:pPr>
        <w:pStyle w:val="Tabla"/>
        <w:numPr>
          <w:ilvl w:val="0"/>
          <w:numId w:val="0"/>
        </w:numPr>
        <w:spacing w:line="276" w:lineRule="auto"/>
        <w:ind w:left="360" w:hanging="360"/>
        <w:outlineLvl w:val="0"/>
        <w:rPr>
          <w:del w:id="201" w:author="CarlosReyes" w:date="2021-03-26T15:32:00Z"/>
        </w:rPr>
        <w:pPrChange w:id="202" w:author="CarlosReyes" w:date="2021-03-26T13:10:00Z">
          <w:pPr>
            <w:pStyle w:val="Tabla"/>
            <w:spacing w:line="276" w:lineRule="auto"/>
            <w:outlineLvl w:val="0"/>
          </w:pPr>
        </w:pPrChange>
      </w:pPr>
    </w:p>
    <w:p w14:paraId="729D2E24" w14:textId="77777777" w:rsidR="00D71172" w:rsidRDefault="00D71172">
      <w:pPr>
        <w:tabs>
          <w:tab w:val="clear" w:pos="7560"/>
        </w:tabs>
        <w:spacing w:line="276" w:lineRule="auto"/>
        <w:ind w:left="360"/>
        <w:rPr>
          <w:rFonts w:cs="Arial"/>
          <w:sz w:val="12"/>
          <w:szCs w:val="12"/>
        </w:rPr>
      </w:pPr>
    </w:p>
    <w:p w14:paraId="13000E9F" w14:textId="08E1D5BD" w:rsidR="00D71172" w:rsidDel="009918B1" w:rsidRDefault="00660303">
      <w:pPr>
        <w:pStyle w:val="Tabla2"/>
        <w:numPr>
          <w:ilvl w:val="1"/>
          <w:numId w:val="1"/>
        </w:numPr>
        <w:spacing w:line="276" w:lineRule="auto"/>
        <w:ind w:left="1276" w:hanging="916"/>
        <w:rPr>
          <w:del w:id="203" w:author="CarlosReyes" w:date="2021-03-26T15:32:00Z"/>
          <w:bCs/>
        </w:rPr>
      </w:pPr>
      <w:del w:id="204" w:author="CarlosReyes" w:date="2021-03-26T15:32:00Z">
        <w:r w:rsidDel="009918B1">
          <w:rPr>
            <w:bCs/>
          </w:rPr>
          <w:delText>Asistente de Sistemas/Auxiliar de Sistemas/Asistente de Programación/Auxiliar de Programación/Delegado</w:delText>
        </w:r>
      </w:del>
    </w:p>
    <w:p w14:paraId="043DA0D7" w14:textId="57C5B0FE" w:rsidR="00D71172" w:rsidDel="009918B1" w:rsidRDefault="00660303">
      <w:pPr>
        <w:numPr>
          <w:ilvl w:val="2"/>
          <w:numId w:val="1"/>
        </w:numPr>
        <w:tabs>
          <w:tab w:val="clear" w:pos="7560"/>
        </w:tabs>
        <w:spacing w:line="276" w:lineRule="auto"/>
        <w:ind w:left="1276" w:hanging="850"/>
        <w:rPr>
          <w:del w:id="205" w:author="CarlosReyes" w:date="2021-03-26T15:32:00Z"/>
        </w:rPr>
      </w:pPr>
      <w:del w:id="206" w:author="CarlosReyes" w:date="2021-03-26T15:32:00Z">
        <w:r w:rsidDel="009918B1">
          <w:rPr>
            <w:rFonts w:cs="Arial"/>
            <w:szCs w:val="24"/>
          </w:rPr>
          <w:delText>Registrar el ticket en la mesa de ayuda y designa al Técnico responsable (de la Dirección de Sistemas) para la atención.</w:delText>
        </w:r>
      </w:del>
    </w:p>
    <w:p w14:paraId="4B4FF8A0" w14:textId="5E317ECC" w:rsidR="00D71172" w:rsidDel="009918B1" w:rsidRDefault="00660303">
      <w:pPr>
        <w:numPr>
          <w:ilvl w:val="2"/>
          <w:numId w:val="1"/>
        </w:numPr>
        <w:tabs>
          <w:tab w:val="clear" w:pos="7560"/>
        </w:tabs>
        <w:spacing w:line="276" w:lineRule="auto"/>
        <w:ind w:left="1276" w:hanging="850"/>
        <w:rPr>
          <w:del w:id="207" w:author="CarlosReyes" w:date="2021-03-26T15:32:00Z"/>
        </w:rPr>
      </w:pPr>
      <w:del w:id="208" w:author="CarlosReyes" w:date="2021-03-26T15:32:00Z">
        <w:r w:rsidDel="009918B1">
          <w:rPr>
            <w:rFonts w:cs="Arial"/>
            <w:szCs w:val="24"/>
          </w:rPr>
          <w:delText>Registrar el ticket en la mesa de ayuda y designa al Contratista/Proveedor responsable para la atención.</w:delText>
        </w:r>
      </w:del>
    </w:p>
    <w:p w14:paraId="5601E585" w14:textId="6E9B1359" w:rsidR="00D71172" w:rsidDel="009918B1" w:rsidRDefault="00660303">
      <w:pPr>
        <w:numPr>
          <w:ilvl w:val="2"/>
          <w:numId w:val="1"/>
        </w:numPr>
        <w:tabs>
          <w:tab w:val="clear" w:pos="7560"/>
        </w:tabs>
        <w:spacing w:line="276" w:lineRule="auto"/>
        <w:ind w:left="1276" w:hanging="850"/>
        <w:rPr>
          <w:del w:id="209" w:author="CarlosReyes" w:date="2021-03-26T15:32:00Z"/>
        </w:rPr>
      </w:pPr>
      <w:del w:id="210" w:author="CarlosReyes" w:date="2021-03-26T15:32:00Z">
        <w:r w:rsidDel="009918B1">
          <w:rPr>
            <w:rFonts w:cs="Arial"/>
            <w:szCs w:val="24"/>
          </w:rPr>
          <w:delText>Supervisar la atención brindada por parte del Contratista/Proveedor responsable y procede a cambiar el estado del ticket según corresponda (En espera, resuelto, cerrado, etc.).</w:delText>
        </w:r>
      </w:del>
    </w:p>
    <w:p w14:paraId="21CEFF87" w14:textId="0A5C59B6" w:rsidR="00D71172" w:rsidDel="009918B1" w:rsidRDefault="00660303">
      <w:pPr>
        <w:numPr>
          <w:ilvl w:val="2"/>
          <w:numId w:val="1"/>
        </w:numPr>
        <w:tabs>
          <w:tab w:val="clear" w:pos="7560"/>
        </w:tabs>
        <w:spacing w:line="276" w:lineRule="auto"/>
        <w:ind w:left="1276" w:hanging="850"/>
        <w:rPr>
          <w:del w:id="211" w:author="CarlosReyes" w:date="2021-03-26T15:32:00Z"/>
        </w:rPr>
      </w:pPr>
      <w:del w:id="212" w:author="CarlosReyes" w:date="2021-03-26T15:32:00Z">
        <w:r w:rsidDel="009918B1">
          <w:rPr>
            <w:rFonts w:cs="Arial"/>
            <w:szCs w:val="24"/>
          </w:rPr>
          <w:delText>Comunicar al Área Requirente la culminación de la atención brindada.</w:delText>
        </w:r>
      </w:del>
    </w:p>
    <w:p w14:paraId="1D2D9A36" w14:textId="13EA4C59" w:rsidR="00D71172" w:rsidDel="009918B1" w:rsidRDefault="00D71172">
      <w:pPr>
        <w:pStyle w:val="Tabla2"/>
        <w:tabs>
          <w:tab w:val="clear" w:pos="0"/>
        </w:tabs>
        <w:spacing w:line="276" w:lineRule="auto"/>
        <w:ind w:left="0" w:firstLine="0"/>
        <w:rPr>
          <w:del w:id="213" w:author="CarlosReyes" w:date="2021-03-26T15:32:00Z"/>
        </w:rPr>
      </w:pPr>
    </w:p>
    <w:p w14:paraId="7981DDFC" w14:textId="23FA1180" w:rsidR="00D71172" w:rsidDel="009918B1" w:rsidRDefault="00660303">
      <w:pPr>
        <w:pStyle w:val="Tabla2"/>
        <w:numPr>
          <w:ilvl w:val="1"/>
          <w:numId w:val="1"/>
        </w:numPr>
        <w:spacing w:line="276" w:lineRule="auto"/>
        <w:ind w:left="1276" w:hanging="916"/>
        <w:rPr>
          <w:del w:id="214" w:author="CarlosReyes" w:date="2021-03-26T15:32:00Z"/>
        </w:rPr>
      </w:pPr>
      <w:del w:id="215" w:author="CarlosReyes" w:date="2021-03-26T15:32:00Z">
        <w:r w:rsidDel="009918B1">
          <w:delText>Técnico responsable</w:delText>
        </w:r>
      </w:del>
    </w:p>
    <w:p w14:paraId="062DFA9F" w14:textId="406463B9" w:rsidR="00D71172" w:rsidDel="009918B1" w:rsidRDefault="00660303">
      <w:pPr>
        <w:numPr>
          <w:ilvl w:val="2"/>
          <w:numId w:val="1"/>
        </w:numPr>
        <w:tabs>
          <w:tab w:val="clear" w:pos="7560"/>
        </w:tabs>
        <w:spacing w:line="276" w:lineRule="auto"/>
        <w:ind w:left="1276" w:hanging="850"/>
        <w:rPr>
          <w:del w:id="216" w:author="CarlosReyes" w:date="2021-03-26T15:32:00Z"/>
        </w:rPr>
      </w:pPr>
      <w:del w:id="217" w:author="CarlosReyes" w:date="2021-03-26T15:32:00Z">
        <w:r w:rsidDel="009918B1">
          <w:rPr>
            <w:rFonts w:cs="Arial"/>
            <w:szCs w:val="24"/>
          </w:rPr>
          <w:delText xml:space="preserve">Realizar y registra las actividades de acuerdo al requerimiento. </w:delText>
        </w:r>
      </w:del>
    </w:p>
    <w:p w14:paraId="2CF452CC" w14:textId="0619B076" w:rsidR="00D71172" w:rsidDel="009918B1" w:rsidRDefault="00660303">
      <w:pPr>
        <w:numPr>
          <w:ilvl w:val="2"/>
          <w:numId w:val="1"/>
        </w:numPr>
        <w:tabs>
          <w:tab w:val="clear" w:pos="7560"/>
        </w:tabs>
        <w:spacing w:line="276" w:lineRule="auto"/>
        <w:ind w:left="1276" w:hanging="850"/>
        <w:rPr>
          <w:del w:id="218" w:author="CarlosReyes" w:date="2021-03-26T15:32:00Z"/>
        </w:rPr>
      </w:pPr>
      <w:del w:id="219" w:author="CarlosReyes" w:date="2021-03-26T15:32:00Z">
        <w:r w:rsidDel="009918B1">
          <w:rPr>
            <w:rFonts w:cs="Arial"/>
            <w:szCs w:val="24"/>
          </w:rPr>
          <w:delText>Cambiar estado del ticket según corresponda (en espera, resuelto, cerrado, etc.). culminada la atención</w:delText>
        </w:r>
      </w:del>
    </w:p>
    <w:p w14:paraId="341915F4" w14:textId="7CF6FEA1" w:rsidR="00D71172" w:rsidDel="009918B1" w:rsidRDefault="00660303">
      <w:pPr>
        <w:numPr>
          <w:ilvl w:val="2"/>
          <w:numId w:val="1"/>
        </w:numPr>
        <w:tabs>
          <w:tab w:val="clear" w:pos="7560"/>
        </w:tabs>
        <w:spacing w:line="276" w:lineRule="auto"/>
        <w:ind w:left="1276" w:hanging="850"/>
        <w:rPr>
          <w:del w:id="220" w:author="CarlosReyes" w:date="2021-03-26T15:32:00Z"/>
        </w:rPr>
      </w:pPr>
      <w:del w:id="221" w:author="CarlosReyes" w:date="2021-03-26T15:32:00Z">
        <w:r w:rsidDel="009918B1">
          <w:rPr>
            <w:rFonts w:cs="Arial"/>
            <w:szCs w:val="24"/>
          </w:rPr>
          <w:lastRenderedPageBreak/>
          <w:delText>Comunicar al Área Requirente la culminación de la atención brindada.</w:delText>
        </w:r>
      </w:del>
    </w:p>
    <w:p w14:paraId="416C142C" w14:textId="2A9360FF" w:rsidR="00D71172" w:rsidDel="009918B1" w:rsidRDefault="00D71172">
      <w:pPr>
        <w:pStyle w:val="Tabla2"/>
        <w:tabs>
          <w:tab w:val="clear" w:pos="0"/>
        </w:tabs>
        <w:spacing w:line="276" w:lineRule="auto"/>
        <w:ind w:left="0" w:firstLine="0"/>
        <w:rPr>
          <w:del w:id="222" w:author="CarlosReyes" w:date="2021-03-26T15:32:00Z"/>
        </w:rPr>
      </w:pPr>
    </w:p>
    <w:p w14:paraId="6A4EB05A" w14:textId="36CA1FB0" w:rsidR="00D71172" w:rsidDel="009918B1" w:rsidRDefault="00660303">
      <w:pPr>
        <w:pStyle w:val="Tabla2"/>
        <w:numPr>
          <w:ilvl w:val="1"/>
          <w:numId w:val="1"/>
        </w:numPr>
        <w:spacing w:line="276" w:lineRule="auto"/>
        <w:ind w:left="1276" w:hanging="916"/>
        <w:rPr>
          <w:del w:id="223" w:author="CarlosReyes" w:date="2021-03-26T15:32:00Z"/>
        </w:rPr>
      </w:pPr>
      <w:del w:id="224" w:author="CarlosReyes" w:date="2021-03-26T15:32:00Z">
        <w:r w:rsidDel="009918B1">
          <w:delText xml:space="preserve">Analista de Infraestructura TI / </w:delText>
        </w:r>
        <w:r w:rsidDel="009918B1">
          <w:rPr>
            <w:sz w:val="22"/>
            <w:szCs w:val="22"/>
          </w:rPr>
          <w:delText>Delegado</w:delText>
        </w:r>
      </w:del>
    </w:p>
    <w:p w14:paraId="67D05AC3" w14:textId="295EB100" w:rsidR="00D71172" w:rsidDel="009918B1" w:rsidRDefault="00660303">
      <w:pPr>
        <w:numPr>
          <w:ilvl w:val="2"/>
          <w:numId w:val="1"/>
        </w:numPr>
        <w:tabs>
          <w:tab w:val="clear" w:pos="7560"/>
        </w:tabs>
        <w:spacing w:line="276" w:lineRule="auto"/>
        <w:ind w:left="1276" w:hanging="850"/>
        <w:rPr>
          <w:del w:id="225" w:author="CarlosReyes" w:date="2021-03-26T15:32:00Z"/>
          <w:rFonts w:cs="Arial"/>
          <w:szCs w:val="24"/>
        </w:rPr>
      </w:pPr>
      <w:del w:id="226" w:author="CarlosReyes" w:date="2021-03-26T15:32:00Z">
        <w:r w:rsidDel="009918B1">
          <w:rPr>
            <w:rFonts w:cs="Arial"/>
            <w:szCs w:val="24"/>
          </w:rPr>
          <w:delText>Supervisar la mesa de servicio y reporta al Jefe/Director de Sistemas.</w:delText>
        </w:r>
      </w:del>
    </w:p>
    <w:p w14:paraId="3F36E486" w14:textId="77777777" w:rsidR="00D71172" w:rsidRDefault="00D71172">
      <w:pPr>
        <w:tabs>
          <w:tab w:val="clear" w:pos="7560"/>
        </w:tabs>
        <w:spacing w:line="276" w:lineRule="auto"/>
        <w:rPr>
          <w:rFonts w:cs="Arial"/>
          <w:szCs w:val="24"/>
        </w:rPr>
      </w:pPr>
    </w:p>
    <w:p w14:paraId="37E9C1EC" w14:textId="77777777" w:rsidR="00D71172" w:rsidRDefault="00D71172">
      <w:pPr>
        <w:tabs>
          <w:tab w:val="clear" w:pos="7560"/>
        </w:tabs>
        <w:spacing w:line="276" w:lineRule="auto"/>
        <w:ind w:left="426"/>
        <w:rPr>
          <w:rFonts w:cs="Arial"/>
          <w:szCs w:val="24"/>
        </w:rPr>
      </w:pPr>
    </w:p>
    <w:p w14:paraId="1DC13B06" w14:textId="77777777" w:rsidR="00D71172" w:rsidRDefault="00D71172">
      <w:pPr>
        <w:tabs>
          <w:tab w:val="clear" w:pos="7560"/>
        </w:tabs>
        <w:spacing w:line="276" w:lineRule="auto"/>
        <w:ind w:left="426"/>
        <w:rPr>
          <w:rFonts w:cs="Arial"/>
          <w:szCs w:val="24"/>
        </w:rPr>
      </w:pPr>
    </w:p>
    <w:p w14:paraId="1902292D" w14:textId="77777777" w:rsidR="00D71172" w:rsidRDefault="00D71172">
      <w:pPr>
        <w:tabs>
          <w:tab w:val="clear" w:pos="7560"/>
        </w:tabs>
        <w:spacing w:line="276" w:lineRule="auto"/>
        <w:ind w:left="426"/>
        <w:rPr>
          <w:rFonts w:cs="Arial"/>
          <w:szCs w:val="24"/>
        </w:rPr>
      </w:pPr>
    </w:p>
    <w:p w14:paraId="02F26E94" w14:textId="067205FA" w:rsidR="00D71172" w:rsidRDefault="00660303">
      <w:pPr>
        <w:pStyle w:val="Tabla"/>
        <w:spacing w:line="276" w:lineRule="auto"/>
        <w:outlineLvl w:val="0"/>
      </w:pPr>
      <w:bookmarkStart w:id="227" w:name="__RefHeading___Toc6899_3066183027"/>
      <w:bookmarkStart w:id="228" w:name="_Toc20413571"/>
      <w:bookmarkEnd w:id="227"/>
      <w:del w:id="229" w:author="CarlosReyes" w:date="2021-03-26T15:33:00Z">
        <w:r w:rsidDel="009918B1">
          <w:delText>DESCRIPCIÓN DEL PROCEDIMIENTO</w:delText>
        </w:r>
      </w:del>
      <w:bookmarkEnd w:id="228"/>
      <w:ins w:id="230" w:author="CarlosReyes" w:date="2021-03-26T15:33:00Z">
        <w:r w:rsidR="009918B1">
          <w:t>FLUJO DEL PROCESO Y NARRATIVA</w:t>
        </w:r>
      </w:ins>
    </w:p>
    <w:p w14:paraId="2988E554" w14:textId="64D04647" w:rsidR="00D71172" w:rsidDel="009918B1" w:rsidRDefault="00660303">
      <w:pPr>
        <w:pStyle w:val="Tabla"/>
        <w:numPr>
          <w:ilvl w:val="1"/>
          <w:numId w:val="1"/>
        </w:numPr>
        <w:spacing w:line="276" w:lineRule="auto"/>
        <w:ind w:left="0" w:firstLine="0"/>
        <w:outlineLvl w:val="0"/>
        <w:rPr>
          <w:del w:id="231" w:author="CarlosReyes" w:date="2021-03-26T15:33:00Z"/>
        </w:rPr>
      </w:pPr>
      <w:bookmarkStart w:id="232" w:name="__RefHeading___Toc729_2615487998"/>
      <w:bookmarkEnd w:id="232"/>
      <w:del w:id="233" w:author="CarlosReyes" w:date="2021-03-26T15:33:00Z">
        <w:r w:rsidDel="009918B1">
          <w:delText>SOPORTE TÉCNICO DE FUNCIONARIOS</w:delText>
        </w:r>
      </w:del>
    </w:p>
    <w:p w14:paraId="19C8E1FB" w14:textId="77777777" w:rsidR="009918B1" w:rsidRDefault="009918B1" w:rsidP="009918B1">
      <w:pPr>
        <w:rPr>
          <w:ins w:id="234" w:author="CarlosReyes" w:date="2021-03-26T15:33:00Z"/>
        </w:rPr>
      </w:pPr>
    </w:p>
    <w:tbl>
      <w:tblPr>
        <w:tblW w:w="8719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9"/>
        <w:gridCol w:w="6310"/>
      </w:tblGrid>
      <w:tr w:rsidR="009918B1" w:rsidRPr="002A3439" w14:paraId="1508A77A" w14:textId="77777777" w:rsidTr="006D1DA2">
        <w:trPr>
          <w:cantSplit/>
          <w:trHeight w:val="384"/>
          <w:tblCellSpacing w:w="20" w:type="dxa"/>
          <w:jc w:val="center"/>
          <w:ins w:id="235" w:author="CarlosReyes" w:date="2021-03-26T15:33:00Z"/>
        </w:trPr>
        <w:tc>
          <w:tcPr>
            <w:tcW w:w="2349" w:type="dxa"/>
            <w:shd w:val="clear" w:color="auto" w:fill="C6D9F1"/>
          </w:tcPr>
          <w:p w14:paraId="4A921334" w14:textId="77777777" w:rsidR="009918B1" w:rsidRPr="002A3439" w:rsidRDefault="009918B1" w:rsidP="006D1DA2">
            <w:pPr>
              <w:rPr>
                <w:ins w:id="236" w:author="CarlosReyes" w:date="2021-03-26T15:33:00Z"/>
                <w:rFonts w:cs="Arial"/>
                <w:b/>
                <w:szCs w:val="24"/>
              </w:rPr>
            </w:pPr>
            <w:ins w:id="237" w:author="CarlosReyes" w:date="2021-03-26T15:33:00Z">
              <w:r w:rsidRPr="002A3439">
                <w:rPr>
                  <w:rFonts w:cs="Arial"/>
                  <w:b/>
                  <w:szCs w:val="24"/>
                </w:rPr>
                <w:t>Objetivo</w:t>
              </w:r>
            </w:ins>
          </w:p>
        </w:tc>
        <w:tc>
          <w:tcPr>
            <w:tcW w:w="6250" w:type="dxa"/>
          </w:tcPr>
          <w:p w14:paraId="60F7947F" w14:textId="77777777" w:rsidR="009918B1" w:rsidRPr="002A3439" w:rsidRDefault="009918B1" w:rsidP="006D1DA2">
            <w:pPr>
              <w:rPr>
                <w:ins w:id="238" w:author="CarlosReyes" w:date="2021-03-26T15:33:00Z"/>
                <w:rFonts w:cs="Arial"/>
                <w:szCs w:val="24"/>
              </w:rPr>
            </w:pPr>
            <w:ins w:id="239" w:author="CarlosReyes" w:date="2021-03-26T15:33:00Z">
              <w:r w:rsidRPr="002A3439">
                <w:rPr>
                  <w:rFonts w:cs="Arial"/>
                  <w:szCs w:val="24"/>
                </w:rPr>
                <w:t>Describir las actividades necesarias para manejar una solicitud.</w:t>
              </w:r>
            </w:ins>
          </w:p>
        </w:tc>
      </w:tr>
      <w:tr w:rsidR="009918B1" w:rsidRPr="002A3439" w14:paraId="231D331F" w14:textId="77777777" w:rsidTr="006D1DA2">
        <w:trPr>
          <w:cantSplit/>
          <w:trHeight w:val="384"/>
          <w:tblCellSpacing w:w="20" w:type="dxa"/>
          <w:jc w:val="center"/>
          <w:ins w:id="240" w:author="CarlosReyes" w:date="2021-03-26T15:33:00Z"/>
        </w:trPr>
        <w:tc>
          <w:tcPr>
            <w:tcW w:w="2349" w:type="dxa"/>
            <w:shd w:val="clear" w:color="auto" w:fill="C6D9F1"/>
          </w:tcPr>
          <w:p w14:paraId="080DB6E9" w14:textId="77777777" w:rsidR="009918B1" w:rsidRPr="002A3439" w:rsidRDefault="009918B1" w:rsidP="006D1DA2">
            <w:pPr>
              <w:rPr>
                <w:ins w:id="241" w:author="CarlosReyes" w:date="2021-03-26T15:33:00Z"/>
                <w:rFonts w:cs="Arial"/>
                <w:b/>
                <w:szCs w:val="24"/>
              </w:rPr>
            </w:pPr>
            <w:ins w:id="242" w:author="CarlosReyes" w:date="2021-03-26T15:33:00Z">
              <w:r w:rsidRPr="002A3439">
                <w:rPr>
                  <w:rFonts w:cs="Arial"/>
                  <w:b/>
                  <w:szCs w:val="24"/>
                </w:rPr>
                <w:t>Roles</w:t>
              </w:r>
            </w:ins>
          </w:p>
        </w:tc>
        <w:tc>
          <w:tcPr>
            <w:tcW w:w="6250" w:type="dxa"/>
          </w:tcPr>
          <w:p w14:paraId="112EB5FB" w14:textId="77777777" w:rsidR="009918B1" w:rsidRPr="002A3439" w:rsidRDefault="009918B1" w:rsidP="009918B1">
            <w:pPr>
              <w:pStyle w:val="Prrafodelista"/>
              <w:numPr>
                <w:ilvl w:val="0"/>
                <w:numId w:val="18"/>
              </w:numPr>
              <w:tabs>
                <w:tab w:val="clear" w:pos="7560"/>
              </w:tabs>
              <w:suppressAutoHyphens w:val="0"/>
              <w:contextualSpacing/>
              <w:rPr>
                <w:ins w:id="243" w:author="CarlosReyes" w:date="2021-03-26T15:33:00Z"/>
                <w:rFonts w:cs="Arial"/>
              </w:rPr>
            </w:pPr>
            <w:ins w:id="244" w:author="CarlosReyes" w:date="2021-03-26T15:33:00Z">
              <w:r w:rsidRPr="002A3439">
                <w:rPr>
                  <w:rFonts w:cs="Arial"/>
                </w:rPr>
                <w:t>Usuario Final.</w:t>
              </w:r>
            </w:ins>
          </w:p>
          <w:p w14:paraId="48080D8A" w14:textId="77777777" w:rsidR="009918B1" w:rsidRPr="002A3439" w:rsidRDefault="009918B1" w:rsidP="009918B1">
            <w:pPr>
              <w:pStyle w:val="Prrafodelista"/>
              <w:numPr>
                <w:ilvl w:val="0"/>
                <w:numId w:val="18"/>
              </w:numPr>
              <w:tabs>
                <w:tab w:val="clear" w:pos="7560"/>
              </w:tabs>
              <w:suppressAutoHyphens w:val="0"/>
              <w:contextualSpacing/>
              <w:rPr>
                <w:ins w:id="245" w:author="CarlosReyes" w:date="2021-03-26T15:33:00Z"/>
                <w:rFonts w:cs="Arial"/>
              </w:rPr>
            </w:pPr>
            <w:ins w:id="246" w:author="CarlosReyes" w:date="2021-03-26T15:33:00Z">
              <w:r w:rsidRPr="002A3439">
                <w:rPr>
                  <w:rFonts w:cs="Arial"/>
                </w:rPr>
                <w:t>Coordinador de solicitudes</w:t>
              </w:r>
            </w:ins>
          </w:p>
          <w:p w14:paraId="77FC392D" w14:textId="77777777" w:rsidR="009918B1" w:rsidRPr="002A3439" w:rsidRDefault="009918B1" w:rsidP="009918B1">
            <w:pPr>
              <w:pStyle w:val="Prrafodelista"/>
              <w:numPr>
                <w:ilvl w:val="0"/>
                <w:numId w:val="18"/>
              </w:numPr>
              <w:tabs>
                <w:tab w:val="clear" w:pos="7560"/>
              </w:tabs>
              <w:suppressAutoHyphens w:val="0"/>
              <w:contextualSpacing/>
              <w:rPr>
                <w:ins w:id="247" w:author="CarlosReyes" w:date="2021-03-26T15:33:00Z"/>
                <w:rFonts w:cs="Arial"/>
              </w:rPr>
            </w:pPr>
            <w:ins w:id="248" w:author="CarlosReyes" w:date="2021-03-26T15:33:00Z">
              <w:r w:rsidRPr="002A3439">
                <w:rPr>
                  <w:rFonts w:cs="Arial"/>
                </w:rPr>
                <w:t>Director de sistemas</w:t>
              </w:r>
            </w:ins>
          </w:p>
          <w:p w14:paraId="222A6F95" w14:textId="77777777" w:rsidR="009918B1" w:rsidRPr="002A3439" w:rsidRDefault="009918B1" w:rsidP="009918B1">
            <w:pPr>
              <w:pStyle w:val="Prrafodelista"/>
              <w:numPr>
                <w:ilvl w:val="0"/>
                <w:numId w:val="18"/>
              </w:numPr>
              <w:tabs>
                <w:tab w:val="clear" w:pos="7560"/>
              </w:tabs>
              <w:suppressAutoHyphens w:val="0"/>
              <w:contextualSpacing/>
              <w:rPr>
                <w:ins w:id="249" w:author="CarlosReyes" w:date="2021-03-26T15:33:00Z"/>
                <w:rFonts w:cs="Arial"/>
              </w:rPr>
            </w:pPr>
            <w:ins w:id="250" w:author="CarlosReyes" w:date="2021-03-26T15:33:00Z">
              <w:r w:rsidRPr="002A3439">
                <w:rPr>
                  <w:rFonts w:cs="Arial"/>
                </w:rPr>
                <w:t>Técnico de soporte</w:t>
              </w:r>
            </w:ins>
          </w:p>
          <w:p w14:paraId="510760E6" w14:textId="77777777" w:rsidR="009918B1" w:rsidRPr="002A3439" w:rsidRDefault="009918B1" w:rsidP="009918B1">
            <w:pPr>
              <w:pStyle w:val="Prrafodelista"/>
              <w:numPr>
                <w:ilvl w:val="0"/>
                <w:numId w:val="18"/>
              </w:numPr>
              <w:tabs>
                <w:tab w:val="clear" w:pos="7560"/>
              </w:tabs>
              <w:suppressAutoHyphens w:val="0"/>
              <w:contextualSpacing/>
              <w:rPr>
                <w:ins w:id="251" w:author="CarlosReyes" w:date="2021-03-26T15:33:00Z"/>
                <w:rFonts w:cs="Arial"/>
              </w:rPr>
            </w:pPr>
            <w:ins w:id="252" w:author="CarlosReyes" w:date="2021-03-26T15:33:00Z">
              <w:r w:rsidRPr="002A3439">
                <w:rPr>
                  <w:rFonts w:cs="Arial"/>
                </w:rPr>
                <w:t>Proveedor externo</w:t>
              </w:r>
            </w:ins>
          </w:p>
        </w:tc>
      </w:tr>
      <w:tr w:rsidR="009918B1" w:rsidRPr="002A3439" w14:paraId="12704F3D" w14:textId="77777777" w:rsidTr="006D1DA2">
        <w:trPr>
          <w:cantSplit/>
          <w:trHeight w:val="384"/>
          <w:tblCellSpacing w:w="20" w:type="dxa"/>
          <w:jc w:val="center"/>
          <w:ins w:id="253" w:author="CarlosReyes" w:date="2021-03-26T15:33:00Z"/>
        </w:trPr>
        <w:tc>
          <w:tcPr>
            <w:tcW w:w="2349" w:type="dxa"/>
            <w:shd w:val="clear" w:color="auto" w:fill="C6D9F1"/>
          </w:tcPr>
          <w:p w14:paraId="323EDE64" w14:textId="77777777" w:rsidR="009918B1" w:rsidRPr="002A3439" w:rsidRDefault="009918B1" w:rsidP="006D1DA2">
            <w:pPr>
              <w:rPr>
                <w:ins w:id="254" w:author="CarlosReyes" w:date="2021-03-26T15:33:00Z"/>
                <w:rFonts w:cs="Arial"/>
                <w:b/>
                <w:szCs w:val="24"/>
              </w:rPr>
            </w:pPr>
            <w:proofErr w:type="spellStart"/>
            <w:ins w:id="255" w:author="CarlosReyes" w:date="2021-03-26T15:33:00Z">
              <w:r w:rsidRPr="002A3439">
                <w:rPr>
                  <w:rFonts w:cs="Arial"/>
                  <w:b/>
                  <w:szCs w:val="24"/>
                </w:rPr>
                <w:t>Pre-requisitos</w:t>
              </w:r>
              <w:proofErr w:type="spellEnd"/>
            </w:ins>
          </w:p>
        </w:tc>
        <w:tc>
          <w:tcPr>
            <w:tcW w:w="6250" w:type="dxa"/>
          </w:tcPr>
          <w:p w14:paraId="30E669A9" w14:textId="77777777" w:rsidR="009918B1" w:rsidRPr="002A3439" w:rsidRDefault="009918B1" w:rsidP="006D1DA2">
            <w:pPr>
              <w:rPr>
                <w:ins w:id="256" w:author="CarlosReyes" w:date="2021-03-26T15:33:00Z"/>
                <w:rFonts w:cs="Arial"/>
                <w:szCs w:val="24"/>
              </w:rPr>
            </w:pPr>
            <w:ins w:id="257" w:author="CarlosReyes" w:date="2021-03-26T15:33:00Z">
              <w:r w:rsidRPr="002A3439">
                <w:rPr>
                  <w:rFonts w:cs="Arial"/>
                  <w:szCs w:val="24"/>
                </w:rPr>
                <w:t>Se genere una solicitud.</w:t>
              </w:r>
            </w:ins>
          </w:p>
        </w:tc>
      </w:tr>
      <w:tr w:rsidR="009918B1" w:rsidRPr="002A3439" w14:paraId="5B7ECECB" w14:textId="77777777" w:rsidTr="006D1DA2">
        <w:trPr>
          <w:cantSplit/>
          <w:trHeight w:val="384"/>
          <w:tblCellSpacing w:w="20" w:type="dxa"/>
          <w:jc w:val="center"/>
          <w:ins w:id="258" w:author="CarlosReyes" w:date="2021-03-26T15:33:00Z"/>
        </w:trPr>
        <w:tc>
          <w:tcPr>
            <w:tcW w:w="2349" w:type="dxa"/>
            <w:shd w:val="clear" w:color="auto" w:fill="C6D9F1"/>
          </w:tcPr>
          <w:p w14:paraId="799C9EA3" w14:textId="77777777" w:rsidR="009918B1" w:rsidRPr="002A3439" w:rsidRDefault="009918B1" w:rsidP="006D1DA2">
            <w:pPr>
              <w:rPr>
                <w:ins w:id="259" w:author="CarlosReyes" w:date="2021-03-26T15:33:00Z"/>
                <w:rFonts w:cs="Arial"/>
                <w:b/>
                <w:szCs w:val="24"/>
              </w:rPr>
            </w:pPr>
            <w:ins w:id="260" w:author="CarlosReyes" w:date="2021-03-26T15:33:00Z">
              <w:r w:rsidRPr="002A3439">
                <w:rPr>
                  <w:rFonts w:cs="Arial"/>
                  <w:b/>
                  <w:szCs w:val="24"/>
                </w:rPr>
                <w:t>Entradas</w:t>
              </w:r>
            </w:ins>
          </w:p>
        </w:tc>
        <w:tc>
          <w:tcPr>
            <w:tcW w:w="6250" w:type="dxa"/>
          </w:tcPr>
          <w:p w14:paraId="087EDE5C" w14:textId="77777777" w:rsidR="009918B1" w:rsidRPr="002A3439" w:rsidRDefault="009918B1" w:rsidP="009918B1">
            <w:pPr>
              <w:pStyle w:val="Prrafodelista"/>
              <w:numPr>
                <w:ilvl w:val="0"/>
                <w:numId w:val="19"/>
              </w:numPr>
              <w:tabs>
                <w:tab w:val="clear" w:pos="7560"/>
              </w:tabs>
              <w:suppressAutoHyphens w:val="0"/>
              <w:contextualSpacing/>
              <w:rPr>
                <w:ins w:id="261" w:author="CarlosReyes" w:date="2021-03-26T15:33:00Z"/>
                <w:rFonts w:cs="Arial"/>
              </w:rPr>
            </w:pPr>
            <w:ins w:id="262" w:author="CarlosReyes" w:date="2021-03-26T15:33:00Z">
              <w:r w:rsidRPr="002A3439">
                <w:rPr>
                  <w:rFonts w:cs="Arial"/>
                </w:rPr>
                <w:t>Solicitud de un usuario o área.</w:t>
              </w:r>
            </w:ins>
          </w:p>
          <w:p w14:paraId="06252EBD" w14:textId="77777777" w:rsidR="009918B1" w:rsidRPr="002A3439" w:rsidRDefault="009918B1" w:rsidP="009918B1">
            <w:pPr>
              <w:pStyle w:val="Prrafodelista"/>
              <w:numPr>
                <w:ilvl w:val="0"/>
                <w:numId w:val="19"/>
              </w:numPr>
              <w:tabs>
                <w:tab w:val="clear" w:pos="7560"/>
              </w:tabs>
              <w:suppressAutoHyphens w:val="0"/>
              <w:contextualSpacing/>
              <w:rPr>
                <w:ins w:id="263" w:author="CarlosReyes" w:date="2021-03-26T15:33:00Z"/>
                <w:rFonts w:cs="Arial"/>
              </w:rPr>
            </w:pPr>
            <w:ins w:id="264" w:author="CarlosReyes" w:date="2021-03-26T15:33:00Z">
              <w:r w:rsidRPr="002A3439">
                <w:rPr>
                  <w:rFonts w:cs="Arial"/>
                </w:rPr>
                <w:t xml:space="preserve">Registro de la solicitud. </w:t>
              </w:r>
            </w:ins>
          </w:p>
        </w:tc>
      </w:tr>
      <w:tr w:rsidR="009918B1" w:rsidRPr="002A3439" w14:paraId="0CB542C7" w14:textId="77777777" w:rsidTr="006D1DA2">
        <w:trPr>
          <w:cantSplit/>
          <w:trHeight w:val="384"/>
          <w:tblCellSpacing w:w="20" w:type="dxa"/>
          <w:jc w:val="center"/>
          <w:ins w:id="265" w:author="CarlosReyes" w:date="2021-03-26T15:33:00Z"/>
        </w:trPr>
        <w:tc>
          <w:tcPr>
            <w:tcW w:w="2349" w:type="dxa"/>
            <w:shd w:val="clear" w:color="auto" w:fill="C6D9F1"/>
          </w:tcPr>
          <w:p w14:paraId="2AD01C30" w14:textId="77777777" w:rsidR="009918B1" w:rsidRPr="002A3439" w:rsidRDefault="009918B1" w:rsidP="006D1DA2">
            <w:pPr>
              <w:rPr>
                <w:ins w:id="266" w:author="CarlosReyes" w:date="2021-03-26T15:33:00Z"/>
                <w:rFonts w:cs="Arial"/>
                <w:b/>
                <w:szCs w:val="24"/>
              </w:rPr>
            </w:pPr>
            <w:ins w:id="267" w:author="CarlosReyes" w:date="2021-03-26T15:33:00Z">
              <w:r w:rsidRPr="002A3439">
                <w:rPr>
                  <w:rFonts w:cs="Arial"/>
                  <w:b/>
                  <w:szCs w:val="24"/>
                </w:rPr>
                <w:t>Salidas</w:t>
              </w:r>
            </w:ins>
          </w:p>
        </w:tc>
        <w:tc>
          <w:tcPr>
            <w:tcW w:w="6250" w:type="dxa"/>
          </w:tcPr>
          <w:p w14:paraId="0CD61A22" w14:textId="77777777" w:rsidR="009918B1" w:rsidRPr="002A3439" w:rsidRDefault="009918B1" w:rsidP="009918B1">
            <w:pPr>
              <w:pStyle w:val="Prrafodelista"/>
              <w:numPr>
                <w:ilvl w:val="0"/>
                <w:numId w:val="19"/>
              </w:numPr>
              <w:tabs>
                <w:tab w:val="clear" w:pos="7560"/>
              </w:tabs>
              <w:suppressAutoHyphens w:val="0"/>
              <w:contextualSpacing/>
              <w:rPr>
                <w:ins w:id="268" w:author="CarlosReyes" w:date="2021-03-26T15:33:00Z"/>
                <w:rFonts w:cs="Arial"/>
              </w:rPr>
            </w:pPr>
            <w:ins w:id="269" w:author="CarlosReyes" w:date="2021-03-26T15:33:00Z">
              <w:r w:rsidRPr="002A3439">
                <w:rPr>
                  <w:rFonts w:cs="Arial"/>
                </w:rPr>
                <w:t>Solicitud atendida.</w:t>
              </w:r>
            </w:ins>
          </w:p>
        </w:tc>
      </w:tr>
    </w:tbl>
    <w:p w14:paraId="03D29EE3" w14:textId="64BBF9B8" w:rsidR="00D71172" w:rsidRDefault="00D71172">
      <w:pPr>
        <w:pStyle w:val="Tabla2"/>
        <w:tabs>
          <w:tab w:val="clear" w:pos="0"/>
        </w:tabs>
        <w:spacing w:line="276" w:lineRule="auto"/>
        <w:ind w:left="0" w:firstLine="0"/>
        <w:rPr>
          <w:ins w:id="270" w:author="CarlosReyes" w:date="2021-03-26T15:33:00Z"/>
          <w:sz w:val="12"/>
          <w:szCs w:val="12"/>
        </w:rPr>
      </w:pPr>
    </w:p>
    <w:p w14:paraId="619A4E1D" w14:textId="6548B185" w:rsidR="009918B1" w:rsidRPr="002A3439" w:rsidRDefault="009918B1" w:rsidP="009918B1">
      <w:pPr>
        <w:pStyle w:val="PTSDefaultText"/>
        <w:rPr>
          <w:ins w:id="271" w:author="CarlosReyes" w:date="2021-03-26T15:34:00Z"/>
          <w:rFonts w:cs="Arial"/>
          <w:sz w:val="24"/>
          <w:szCs w:val="24"/>
          <w:lang w:val="es-ES"/>
        </w:rPr>
      </w:pPr>
      <w:ins w:id="272" w:author="CarlosReyes" w:date="2021-03-26T15:34:00Z">
        <w:r w:rsidRPr="002A3439">
          <w:rPr>
            <w:rFonts w:cs="Arial"/>
            <w:sz w:val="24"/>
            <w:szCs w:val="24"/>
            <w:lang w:val="es-ES"/>
          </w:rPr>
          <w:t xml:space="preserve">La narrativa del Proceso de </w:t>
        </w:r>
      </w:ins>
      <w:ins w:id="273" w:author="CarlosReyes" w:date="2021-03-28T13:11:00Z">
        <w:r w:rsidR="00252AEC">
          <w:rPr>
            <w:rFonts w:cs="Arial"/>
            <w:sz w:val="24"/>
            <w:szCs w:val="24"/>
            <w:lang w:val="es-ES"/>
          </w:rPr>
          <w:t>Gest</w:t>
        </w:r>
      </w:ins>
      <w:ins w:id="274" w:author="CarlosReyes" w:date="2021-03-26T15:34:00Z">
        <w:r w:rsidRPr="002A3439">
          <w:rPr>
            <w:rFonts w:cs="Arial"/>
            <w:sz w:val="24"/>
            <w:szCs w:val="24"/>
            <w:lang w:val="es-ES"/>
          </w:rPr>
          <w:t>ión de solicitudes incluye los pasos mostrados a continuación:</w:t>
        </w:r>
      </w:ins>
    </w:p>
    <w:tbl>
      <w:tblPr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1584"/>
        <w:gridCol w:w="765"/>
        <w:gridCol w:w="4796"/>
        <w:gridCol w:w="1408"/>
      </w:tblGrid>
      <w:tr w:rsidR="009918B1" w:rsidRPr="002A3439" w14:paraId="68FB6211" w14:textId="77777777" w:rsidTr="006D1DA2">
        <w:trPr>
          <w:tblHeader/>
          <w:tblCellSpacing w:w="20" w:type="dxa"/>
          <w:ins w:id="275" w:author="CarlosReyes" w:date="2021-03-26T15:34:00Z"/>
        </w:trPr>
        <w:tc>
          <w:tcPr>
            <w:tcW w:w="1524" w:type="dxa"/>
            <w:shd w:val="clear" w:color="auto" w:fill="C6D9F1"/>
            <w:vAlign w:val="center"/>
          </w:tcPr>
          <w:p w14:paraId="52B411A3" w14:textId="77777777" w:rsidR="009918B1" w:rsidRPr="002A3439" w:rsidRDefault="009918B1" w:rsidP="006D1DA2">
            <w:pPr>
              <w:pStyle w:val="PTSTableHeading"/>
              <w:spacing w:after="0"/>
              <w:rPr>
                <w:ins w:id="276" w:author="CarlosReyes" w:date="2021-03-26T15:34:00Z"/>
                <w:rFonts w:cs="Arial"/>
              </w:rPr>
            </w:pPr>
            <w:ins w:id="277" w:author="CarlosReyes" w:date="2021-03-26T15:34:00Z">
              <w:r w:rsidRPr="002A3439">
                <w:rPr>
                  <w:rFonts w:cs="Arial"/>
                </w:rPr>
                <w:t>Rol</w:t>
              </w:r>
            </w:ins>
          </w:p>
        </w:tc>
        <w:tc>
          <w:tcPr>
            <w:tcW w:w="660" w:type="dxa"/>
            <w:shd w:val="clear" w:color="auto" w:fill="C6D9F1"/>
            <w:vAlign w:val="center"/>
          </w:tcPr>
          <w:p w14:paraId="6115690A" w14:textId="77777777" w:rsidR="009918B1" w:rsidRPr="002A3439" w:rsidRDefault="009918B1" w:rsidP="006D1DA2">
            <w:pPr>
              <w:pStyle w:val="PTSTableHeading"/>
              <w:rPr>
                <w:ins w:id="278" w:author="CarlosReyes" w:date="2021-03-26T15:34:00Z"/>
                <w:rFonts w:cs="Arial"/>
              </w:rPr>
            </w:pPr>
            <w:ins w:id="279" w:author="CarlosReyes" w:date="2021-03-26T15:34:00Z">
              <w:r w:rsidRPr="002A3439">
                <w:rPr>
                  <w:rFonts w:cs="Arial"/>
                </w:rPr>
                <w:t>Paso</w:t>
              </w:r>
            </w:ins>
          </w:p>
        </w:tc>
        <w:tc>
          <w:tcPr>
            <w:tcW w:w="4756" w:type="dxa"/>
            <w:shd w:val="clear" w:color="auto" w:fill="C6D9F1"/>
            <w:vAlign w:val="center"/>
          </w:tcPr>
          <w:p w14:paraId="0D6B81C6" w14:textId="77777777" w:rsidR="009918B1" w:rsidRPr="002A3439" w:rsidRDefault="009918B1" w:rsidP="006D1DA2">
            <w:pPr>
              <w:pStyle w:val="PTSTableHeading"/>
              <w:rPr>
                <w:ins w:id="280" w:author="CarlosReyes" w:date="2021-03-26T15:34:00Z"/>
                <w:rFonts w:cs="Arial"/>
              </w:rPr>
            </w:pPr>
            <w:ins w:id="281" w:author="CarlosReyes" w:date="2021-03-26T15:34:00Z">
              <w:r w:rsidRPr="002A3439">
                <w:rPr>
                  <w:rFonts w:cs="Arial"/>
                </w:rPr>
                <w:t>Descripción</w:t>
              </w:r>
            </w:ins>
          </w:p>
        </w:tc>
        <w:tc>
          <w:tcPr>
            <w:tcW w:w="1348" w:type="dxa"/>
            <w:shd w:val="clear" w:color="auto" w:fill="C6D9F1"/>
          </w:tcPr>
          <w:p w14:paraId="705E33F0" w14:textId="77777777" w:rsidR="009918B1" w:rsidRPr="002A3439" w:rsidRDefault="009918B1" w:rsidP="006D1DA2">
            <w:pPr>
              <w:pStyle w:val="PTSTableHeading"/>
              <w:rPr>
                <w:ins w:id="282" w:author="CarlosReyes" w:date="2021-03-26T15:34:00Z"/>
                <w:rFonts w:cs="Arial"/>
              </w:rPr>
            </w:pPr>
            <w:ins w:id="283" w:author="CarlosReyes" w:date="2021-03-26T15:34:00Z">
              <w:r w:rsidRPr="002A3439">
                <w:rPr>
                  <w:rFonts w:cs="Arial"/>
                </w:rPr>
                <w:t xml:space="preserve">Registro/ acción </w:t>
              </w:r>
            </w:ins>
          </w:p>
        </w:tc>
      </w:tr>
      <w:tr w:rsidR="009918B1" w:rsidRPr="002A3439" w14:paraId="2A9B7452" w14:textId="77777777" w:rsidTr="006D1DA2">
        <w:trPr>
          <w:tblCellSpacing w:w="20" w:type="dxa"/>
          <w:ins w:id="284" w:author="CarlosReyes" w:date="2021-03-26T15:34:00Z"/>
        </w:trPr>
        <w:tc>
          <w:tcPr>
            <w:tcW w:w="1524" w:type="dxa"/>
            <w:shd w:val="clear" w:color="auto" w:fill="auto"/>
          </w:tcPr>
          <w:p w14:paraId="0EEE04F7" w14:textId="77777777" w:rsidR="009918B1" w:rsidRPr="002A3439" w:rsidRDefault="009918B1" w:rsidP="006D1DA2">
            <w:pPr>
              <w:pStyle w:val="PTSDefaultText"/>
              <w:rPr>
                <w:ins w:id="285" w:author="CarlosReyes" w:date="2021-03-26T15:34:00Z"/>
                <w:rFonts w:cs="Arial"/>
                <w:b/>
                <w:lang w:val="es-PE"/>
              </w:rPr>
            </w:pPr>
            <w:ins w:id="286" w:author="CarlosReyes" w:date="2021-03-26T15:34:00Z">
              <w:r w:rsidRPr="002A3439">
                <w:rPr>
                  <w:rFonts w:cs="Arial"/>
                  <w:b/>
                  <w:lang w:val="es-PE"/>
                </w:rPr>
                <w:t>Usuario Final</w:t>
              </w:r>
            </w:ins>
          </w:p>
        </w:tc>
        <w:tc>
          <w:tcPr>
            <w:tcW w:w="660" w:type="dxa"/>
          </w:tcPr>
          <w:p w14:paraId="5C412297" w14:textId="77777777" w:rsidR="009918B1" w:rsidRPr="002A3439" w:rsidRDefault="009918B1" w:rsidP="006D1DA2">
            <w:pPr>
              <w:pStyle w:val="PTSDefaultText"/>
              <w:jc w:val="center"/>
              <w:rPr>
                <w:ins w:id="287" w:author="CarlosReyes" w:date="2021-03-26T15:34:00Z"/>
                <w:rFonts w:cs="Arial"/>
                <w:b/>
                <w:lang w:val="es-PE"/>
              </w:rPr>
            </w:pPr>
            <w:ins w:id="288" w:author="CarlosReyes" w:date="2021-03-26T15:34:00Z">
              <w:r w:rsidRPr="002A3439">
                <w:rPr>
                  <w:rFonts w:cs="Arial"/>
                  <w:b/>
                  <w:lang w:val="es-PE"/>
                </w:rPr>
                <w:t>0</w:t>
              </w:r>
            </w:ins>
          </w:p>
        </w:tc>
        <w:tc>
          <w:tcPr>
            <w:tcW w:w="4756" w:type="dxa"/>
          </w:tcPr>
          <w:p w14:paraId="49D8D0CC" w14:textId="77777777" w:rsidR="009918B1" w:rsidRPr="002A3439" w:rsidRDefault="009918B1" w:rsidP="006D1DA2">
            <w:pPr>
              <w:pStyle w:val="PTSDefaultText"/>
              <w:jc w:val="both"/>
              <w:rPr>
                <w:ins w:id="289" w:author="CarlosReyes" w:date="2021-03-26T15:34:00Z"/>
                <w:rFonts w:cs="Arial"/>
                <w:b/>
                <w:lang w:val="es-PE"/>
              </w:rPr>
            </w:pPr>
            <w:ins w:id="290" w:author="CarlosReyes" w:date="2021-03-26T15:34:00Z">
              <w:r w:rsidRPr="002A3439">
                <w:rPr>
                  <w:rFonts w:cs="Arial"/>
                  <w:b/>
                  <w:lang w:val="es-PE"/>
                </w:rPr>
                <w:t xml:space="preserve">Realiza una solicitud </w:t>
              </w:r>
            </w:ins>
          </w:p>
        </w:tc>
        <w:tc>
          <w:tcPr>
            <w:tcW w:w="1348" w:type="dxa"/>
          </w:tcPr>
          <w:p w14:paraId="1DCF0910" w14:textId="77777777" w:rsidR="009918B1" w:rsidRPr="002A3439" w:rsidRDefault="009918B1" w:rsidP="006D1DA2">
            <w:pPr>
              <w:pStyle w:val="PTSDefaultText"/>
              <w:jc w:val="both"/>
              <w:rPr>
                <w:ins w:id="291" w:author="CarlosReyes" w:date="2021-03-26T15:34:00Z"/>
                <w:rFonts w:cs="Arial"/>
                <w:b/>
                <w:lang w:val="es-PE"/>
              </w:rPr>
            </w:pPr>
            <w:ins w:id="292" w:author="CarlosReyes" w:date="2021-03-26T15:34:00Z">
              <w:r w:rsidRPr="002A3439">
                <w:rPr>
                  <w:rFonts w:cs="Arial"/>
                  <w:b/>
                  <w:lang w:val="es-PE"/>
                </w:rPr>
                <w:t>Correo electrónico.</w:t>
              </w:r>
            </w:ins>
          </w:p>
        </w:tc>
      </w:tr>
      <w:tr w:rsidR="009918B1" w:rsidRPr="002A3439" w14:paraId="16FDF823" w14:textId="77777777" w:rsidTr="006D1DA2">
        <w:trPr>
          <w:tblCellSpacing w:w="20" w:type="dxa"/>
          <w:ins w:id="293" w:author="CarlosReyes" w:date="2021-03-26T15:34:00Z"/>
        </w:trPr>
        <w:tc>
          <w:tcPr>
            <w:tcW w:w="1524" w:type="dxa"/>
            <w:vMerge w:val="restart"/>
            <w:shd w:val="clear" w:color="auto" w:fill="auto"/>
          </w:tcPr>
          <w:p w14:paraId="28CA2889" w14:textId="77777777" w:rsidR="009918B1" w:rsidRPr="002A3439" w:rsidRDefault="009918B1" w:rsidP="006D1DA2">
            <w:pPr>
              <w:pStyle w:val="PTSDefaultText"/>
              <w:rPr>
                <w:ins w:id="294" w:author="CarlosReyes" w:date="2021-03-26T15:34:00Z"/>
                <w:rFonts w:cs="Arial"/>
                <w:b/>
                <w:lang w:val="es-PE"/>
              </w:rPr>
            </w:pPr>
            <w:ins w:id="295" w:author="CarlosReyes" w:date="2021-03-26T15:34:00Z">
              <w:r w:rsidRPr="002A3439">
                <w:rPr>
                  <w:rFonts w:cs="Arial"/>
                  <w:b/>
                  <w:lang w:val="es-PE"/>
                </w:rPr>
                <w:t>Coordinador de solicitudes</w:t>
              </w:r>
            </w:ins>
          </w:p>
        </w:tc>
        <w:tc>
          <w:tcPr>
            <w:tcW w:w="660" w:type="dxa"/>
          </w:tcPr>
          <w:p w14:paraId="6E81D2D4" w14:textId="77777777" w:rsidR="009918B1" w:rsidRPr="002A3439" w:rsidRDefault="009918B1" w:rsidP="006D1DA2">
            <w:pPr>
              <w:pStyle w:val="PTSDefaultText"/>
              <w:jc w:val="center"/>
              <w:rPr>
                <w:ins w:id="296" w:author="CarlosReyes" w:date="2021-03-26T15:34:00Z"/>
                <w:rFonts w:cs="Arial"/>
                <w:b/>
                <w:lang w:val="es-PE"/>
              </w:rPr>
            </w:pPr>
            <w:ins w:id="297" w:author="CarlosReyes" w:date="2021-03-26T15:34:00Z">
              <w:r w:rsidRPr="002A3439">
                <w:rPr>
                  <w:rFonts w:cs="Arial"/>
                  <w:b/>
                  <w:lang w:val="es-PE"/>
                </w:rPr>
                <w:t>1</w:t>
              </w:r>
            </w:ins>
          </w:p>
        </w:tc>
        <w:tc>
          <w:tcPr>
            <w:tcW w:w="4756" w:type="dxa"/>
          </w:tcPr>
          <w:p w14:paraId="0581FEAA" w14:textId="77777777" w:rsidR="009918B1" w:rsidRPr="002A3439" w:rsidRDefault="009918B1" w:rsidP="006D1DA2">
            <w:pPr>
              <w:pStyle w:val="PTSDefaultText"/>
              <w:jc w:val="both"/>
              <w:rPr>
                <w:ins w:id="298" w:author="CarlosReyes" w:date="2021-03-26T15:34:00Z"/>
                <w:rFonts w:cs="Arial"/>
                <w:b/>
                <w:lang w:val="es-PE"/>
              </w:rPr>
            </w:pPr>
            <w:ins w:id="299" w:author="CarlosReyes" w:date="2021-03-26T15:34:00Z">
              <w:r w:rsidRPr="002A3439">
                <w:rPr>
                  <w:rFonts w:cs="Arial"/>
                  <w:b/>
                  <w:lang w:val="es-PE"/>
                </w:rPr>
                <w:t>Analiza la solicitud</w:t>
              </w:r>
            </w:ins>
          </w:p>
          <w:p w14:paraId="671365BF" w14:textId="77777777" w:rsidR="009918B1" w:rsidRPr="002A3439" w:rsidRDefault="009918B1" w:rsidP="006D1DA2">
            <w:pPr>
              <w:pStyle w:val="PTSDefaultText"/>
              <w:jc w:val="both"/>
              <w:rPr>
                <w:ins w:id="300" w:author="CarlosReyes" w:date="2021-03-26T15:34:00Z"/>
                <w:rFonts w:cs="Arial"/>
                <w:lang w:val="es-PE"/>
              </w:rPr>
            </w:pPr>
            <w:ins w:id="301" w:author="CarlosReyes" w:date="2021-03-26T15:34:00Z">
              <w:r w:rsidRPr="002A3439">
                <w:rPr>
                  <w:rFonts w:cs="Arial"/>
                  <w:lang w:val="es-PE"/>
                </w:rPr>
                <w:t xml:space="preserve">Interpreta las condiciones y características para: </w:t>
              </w:r>
            </w:ins>
          </w:p>
          <w:p w14:paraId="6E332DBF" w14:textId="77777777" w:rsidR="009918B1" w:rsidRPr="002A3439" w:rsidRDefault="009918B1" w:rsidP="009918B1">
            <w:pPr>
              <w:pStyle w:val="PTSDefaultText"/>
              <w:numPr>
                <w:ilvl w:val="0"/>
                <w:numId w:val="20"/>
              </w:numPr>
              <w:jc w:val="both"/>
              <w:rPr>
                <w:ins w:id="302" w:author="CarlosReyes" w:date="2021-03-26T15:34:00Z"/>
                <w:rFonts w:cs="Arial"/>
                <w:lang w:val="es-PE"/>
              </w:rPr>
            </w:pPr>
            <w:ins w:id="303" w:author="CarlosReyes" w:date="2021-03-26T15:34:00Z">
              <w:r w:rsidRPr="002A3439">
                <w:rPr>
                  <w:rFonts w:cs="Arial"/>
                  <w:lang w:val="es-PE"/>
                </w:rPr>
                <w:t>Determinar la exactitud de la solicitud.</w:t>
              </w:r>
            </w:ins>
          </w:p>
          <w:p w14:paraId="3C6EDEAA" w14:textId="77777777" w:rsidR="009918B1" w:rsidRPr="002A3439" w:rsidRDefault="009918B1" w:rsidP="009918B1">
            <w:pPr>
              <w:pStyle w:val="PTSDefaultText"/>
              <w:numPr>
                <w:ilvl w:val="0"/>
                <w:numId w:val="20"/>
              </w:numPr>
              <w:jc w:val="both"/>
              <w:rPr>
                <w:ins w:id="304" w:author="CarlosReyes" w:date="2021-03-26T15:34:00Z"/>
                <w:rFonts w:cs="Arial"/>
                <w:lang w:val="es-PE"/>
              </w:rPr>
            </w:pPr>
            <w:ins w:id="305" w:author="CarlosReyes" w:date="2021-03-26T15:34:00Z">
              <w:r w:rsidRPr="002A3439">
                <w:rPr>
                  <w:rFonts w:cs="Arial"/>
                  <w:lang w:val="es-PE"/>
                </w:rPr>
                <w:t>Valida aprobaciones del responsable del área solicitante.</w:t>
              </w:r>
            </w:ins>
          </w:p>
        </w:tc>
        <w:tc>
          <w:tcPr>
            <w:tcW w:w="1348" w:type="dxa"/>
          </w:tcPr>
          <w:p w14:paraId="0460F75A" w14:textId="77777777" w:rsidR="009918B1" w:rsidRPr="002A3439" w:rsidRDefault="009918B1" w:rsidP="006D1DA2">
            <w:pPr>
              <w:pStyle w:val="PTSDefaultText"/>
              <w:jc w:val="both"/>
              <w:rPr>
                <w:ins w:id="306" w:author="CarlosReyes" w:date="2021-03-26T15:34:00Z"/>
                <w:rFonts w:cs="Arial"/>
                <w:b/>
                <w:lang w:val="es-PE"/>
              </w:rPr>
            </w:pPr>
            <w:ins w:id="307" w:author="CarlosReyes" w:date="2021-03-26T15:34:00Z">
              <w:r w:rsidRPr="002A3439">
                <w:rPr>
                  <w:rFonts w:cs="Arial"/>
                  <w:b/>
                  <w:lang w:val="es-PE"/>
                </w:rPr>
                <w:t>Registro en herramienta mesa de ayuda</w:t>
              </w:r>
            </w:ins>
          </w:p>
        </w:tc>
      </w:tr>
      <w:tr w:rsidR="009918B1" w:rsidRPr="002A3439" w14:paraId="24949A44" w14:textId="77777777" w:rsidTr="006D1DA2">
        <w:trPr>
          <w:tblCellSpacing w:w="20" w:type="dxa"/>
          <w:ins w:id="308" w:author="CarlosReyes" w:date="2021-03-26T15:34:00Z"/>
        </w:trPr>
        <w:tc>
          <w:tcPr>
            <w:tcW w:w="1524" w:type="dxa"/>
            <w:vMerge/>
            <w:shd w:val="clear" w:color="auto" w:fill="auto"/>
          </w:tcPr>
          <w:p w14:paraId="28251249" w14:textId="77777777" w:rsidR="009918B1" w:rsidRPr="002A3439" w:rsidRDefault="009918B1" w:rsidP="006D1DA2">
            <w:pPr>
              <w:pStyle w:val="PTSDefaultText"/>
              <w:rPr>
                <w:ins w:id="309" w:author="CarlosReyes" w:date="2021-03-26T15:34:00Z"/>
                <w:rFonts w:cs="Arial"/>
                <w:b/>
                <w:lang w:val="es-PE"/>
              </w:rPr>
            </w:pPr>
          </w:p>
        </w:tc>
        <w:tc>
          <w:tcPr>
            <w:tcW w:w="660" w:type="dxa"/>
          </w:tcPr>
          <w:p w14:paraId="313B3D82" w14:textId="77777777" w:rsidR="009918B1" w:rsidRPr="002A3439" w:rsidRDefault="009918B1" w:rsidP="006D1DA2">
            <w:pPr>
              <w:pStyle w:val="PTSDefaultText"/>
              <w:jc w:val="center"/>
              <w:rPr>
                <w:ins w:id="310" w:author="CarlosReyes" w:date="2021-03-26T15:34:00Z"/>
                <w:rFonts w:cs="Arial"/>
                <w:b/>
                <w:lang w:val="es-PE"/>
              </w:rPr>
            </w:pPr>
            <w:ins w:id="311" w:author="CarlosReyes" w:date="2021-03-26T15:34:00Z">
              <w:r w:rsidRPr="002A3439">
                <w:rPr>
                  <w:rFonts w:cs="Arial"/>
                  <w:b/>
                  <w:lang w:val="es-PE"/>
                </w:rPr>
                <w:t>2</w:t>
              </w:r>
            </w:ins>
          </w:p>
        </w:tc>
        <w:tc>
          <w:tcPr>
            <w:tcW w:w="4756" w:type="dxa"/>
          </w:tcPr>
          <w:p w14:paraId="48B3668A" w14:textId="338D86C6" w:rsidR="009918B1" w:rsidRPr="002A3439" w:rsidRDefault="009918B1" w:rsidP="006D1DA2">
            <w:pPr>
              <w:pStyle w:val="PTSDefaultText"/>
              <w:jc w:val="both"/>
              <w:rPr>
                <w:ins w:id="312" w:author="CarlosReyes" w:date="2021-03-26T15:34:00Z"/>
                <w:rFonts w:cs="Arial"/>
                <w:b/>
                <w:lang w:val="es-PE"/>
              </w:rPr>
            </w:pPr>
            <w:ins w:id="313" w:author="CarlosReyes" w:date="2021-03-26T15:34:00Z">
              <w:r w:rsidRPr="002A3439">
                <w:rPr>
                  <w:rFonts w:cs="Arial"/>
                  <w:b/>
                  <w:lang w:val="es-PE"/>
                </w:rPr>
                <w:t>Registro de la solicitud en la herramienta ITS</w:t>
              </w:r>
            </w:ins>
            <w:ins w:id="314" w:author="CarlosReyes" w:date="2021-03-28T13:15:00Z">
              <w:r w:rsidR="00FC3979">
                <w:rPr>
                  <w:rFonts w:cs="Arial"/>
                  <w:b/>
                  <w:lang w:val="es-PE"/>
                </w:rPr>
                <w:t>M</w:t>
              </w:r>
            </w:ins>
          </w:p>
          <w:p w14:paraId="25718C75" w14:textId="77777777" w:rsidR="009918B1" w:rsidRPr="002A3439" w:rsidRDefault="009918B1" w:rsidP="009918B1">
            <w:pPr>
              <w:pStyle w:val="PTSDefaultTextBold"/>
              <w:numPr>
                <w:ilvl w:val="0"/>
                <w:numId w:val="21"/>
              </w:numPr>
              <w:jc w:val="both"/>
              <w:rPr>
                <w:ins w:id="315" w:author="CarlosReyes" w:date="2021-03-26T15:34:00Z"/>
                <w:rFonts w:cs="Arial"/>
                <w:b w:val="0"/>
                <w:lang w:val="es-PE"/>
              </w:rPr>
            </w:pPr>
            <w:ins w:id="316" w:author="CarlosReyes" w:date="2021-03-26T15:34:00Z">
              <w:r w:rsidRPr="002A3439">
                <w:rPr>
                  <w:rFonts w:cs="Arial"/>
                  <w:b w:val="0"/>
                  <w:lang w:val="es-PE"/>
                </w:rPr>
                <w:t>El coordinador de solicitudes realiza el registro de la solicitud en la herramienta, documentado todo lo necesario e incluyendo los adjuntos necesarios.</w:t>
              </w:r>
            </w:ins>
          </w:p>
        </w:tc>
        <w:tc>
          <w:tcPr>
            <w:tcW w:w="1348" w:type="dxa"/>
          </w:tcPr>
          <w:p w14:paraId="1026338E" w14:textId="77777777" w:rsidR="009918B1" w:rsidRPr="002A3439" w:rsidRDefault="009918B1" w:rsidP="006D1DA2">
            <w:pPr>
              <w:pStyle w:val="PTSDefaultText"/>
              <w:jc w:val="both"/>
              <w:rPr>
                <w:ins w:id="317" w:author="CarlosReyes" w:date="2021-03-26T15:34:00Z"/>
                <w:rFonts w:cs="Arial"/>
                <w:b/>
                <w:lang w:val="es-PE"/>
              </w:rPr>
            </w:pPr>
            <w:ins w:id="318" w:author="CarlosReyes" w:date="2021-03-26T15:34:00Z">
              <w:r w:rsidRPr="002A3439">
                <w:rPr>
                  <w:rFonts w:cs="Arial"/>
                  <w:b/>
                  <w:lang w:val="es-PE"/>
                </w:rPr>
                <w:t>Registro en herramienta mesa de ayuda</w:t>
              </w:r>
            </w:ins>
          </w:p>
        </w:tc>
      </w:tr>
      <w:tr w:rsidR="009918B1" w:rsidRPr="002A3439" w14:paraId="21F40130" w14:textId="77777777" w:rsidTr="006D1DA2">
        <w:trPr>
          <w:trHeight w:val="818"/>
          <w:tblCellSpacing w:w="20" w:type="dxa"/>
          <w:ins w:id="319" w:author="CarlosReyes" w:date="2021-03-26T15:34:00Z"/>
        </w:trPr>
        <w:tc>
          <w:tcPr>
            <w:tcW w:w="1524" w:type="dxa"/>
            <w:vMerge/>
            <w:shd w:val="clear" w:color="auto" w:fill="auto"/>
          </w:tcPr>
          <w:p w14:paraId="73EEE7B6" w14:textId="77777777" w:rsidR="009918B1" w:rsidRPr="002A3439" w:rsidRDefault="009918B1" w:rsidP="006D1DA2">
            <w:pPr>
              <w:pStyle w:val="PTSDefaultText"/>
              <w:rPr>
                <w:ins w:id="320" w:author="CarlosReyes" w:date="2021-03-26T15:34:00Z"/>
                <w:rFonts w:cs="Arial"/>
                <w:b/>
                <w:lang w:val="es-PE"/>
              </w:rPr>
            </w:pPr>
          </w:p>
        </w:tc>
        <w:tc>
          <w:tcPr>
            <w:tcW w:w="660" w:type="dxa"/>
          </w:tcPr>
          <w:p w14:paraId="2F3C161F" w14:textId="77777777" w:rsidR="009918B1" w:rsidRPr="002A3439" w:rsidRDefault="009918B1" w:rsidP="006D1DA2">
            <w:pPr>
              <w:pStyle w:val="PTSDefaultText"/>
              <w:jc w:val="center"/>
              <w:rPr>
                <w:ins w:id="321" w:author="CarlosReyes" w:date="2021-03-26T15:34:00Z"/>
                <w:rFonts w:cs="Arial"/>
                <w:b/>
                <w:lang w:val="es-PE"/>
              </w:rPr>
            </w:pPr>
            <w:ins w:id="322" w:author="CarlosReyes" w:date="2021-03-26T15:34:00Z">
              <w:r w:rsidRPr="002A3439">
                <w:rPr>
                  <w:rFonts w:cs="Arial"/>
                  <w:b/>
                  <w:lang w:val="es-PE"/>
                </w:rPr>
                <w:t>3</w:t>
              </w:r>
            </w:ins>
          </w:p>
        </w:tc>
        <w:tc>
          <w:tcPr>
            <w:tcW w:w="4756" w:type="dxa"/>
          </w:tcPr>
          <w:p w14:paraId="2F297768" w14:textId="28516865" w:rsidR="009918B1" w:rsidRPr="002A3439" w:rsidRDefault="009918B1" w:rsidP="006D1DA2">
            <w:pPr>
              <w:pStyle w:val="PTSDefaultText"/>
              <w:jc w:val="both"/>
              <w:rPr>
                <w:ins w:id="323" w:author="CarlosReyes" w:date="2021-03-26T15:34:00Z"/>
                <w:rFonts w:cs="Arial"/>
                <w:b/>
                <w:lang w:val="es-PE"/>
              </w:rPr>
            </w:pPr>
            <w:ins w:id="324" w:author="CarlosReyes" w:date="2021-03-26T15:34:00Z">
              <w:r w:rsidRPr="002A3439">
                <w:rPr>
                  <w:rFonts w:cs="Arial"/>
                  <w:b/>
                  <w:lang w:val="es-PE"/>
                </w:rPr>
                <w:t xml:space="preserve">Valida necesidad de aprobación de Director de </w:t>
              </w:r>
            </w:ins>
            <w:ins w:id="325" w:author="CarlosReyes" w:date="2021-03-26T15:52:00Z">
              <w:r w:rsidR="00BD6ACA">
                <w:rPr>
                  <w:rFonts w:cs="Arial"/>
                  <w:b/>
                  <w:lang w:val="es-PE"/>
                </w:rPr>
                <w:t>Sistemas</w:t>
              </w:r>
            </w:ins>
            <w:ins w:id="326" w:author="CarlosReyes" w:date="2021-03-26T15:34:00Z">
              <w:r w:rsidRPr="002A3439">
                <w:rPr>
                  <w:rFonts w:cs="Arial"/>
                  <w:b/>
                  <w:lang w:val="es-PE"/>
                </w:rPr>
                <w:t>.</w:t>
              </w:r>
            </w:ins>
          </w:p>
          <w:p w14:paraId="64D6A9F2" w14:textId="0A51E3A4" w:rsidR="009918B1" w:rsidRPr="002A3439" w:rsidRDefault="009918B1" w:rsidP="006D1DA2">
            <w:pPr>
              <w:pStyle w:val="PTSDefaultText"/>
              <w:jc w:val="both"/>
              <w:rPr>
                <w:ins w:id="327" w:author="CarlosReyes" w:date="2021-03-26T15:34:00Z"/>
                <w:rFonts w:cs="Arial"/>
                <w:lang w:val="es-PE"/>
              </w:rPr>
            </w:pPr>
            <w:ins w:id="328" w:author="CarlosReyes" w:date="2021-03-26T15:34:00Z">
              <w:r w:rsidRPr="002A3439">
                <w:rPr>
                  <w:rFonts w:cs="Arial"/>
                  <w:lang w:val="es-PE"/>
                </w:rPr>
                <w:t xml:space="preserve">Dependiendo del grado de complejidad y tiempo necesario, requerirá la aprobación y coordinación del Director de </w:t>
              </w:r>
            </w:ins>
            <w:ins w:id="329" w:author="CarlosReyes" w:date="2021-03-26T15:52:00Z">
              <w:r w:rsidR="00BD6ACA">
                <w:rPr>
                  <w:rFonts w:cs="Arial"/>
                  <w:lang w:val="es-PE"/>
                </w:rPr>
                <w:t>Sistemas</w:t>
              </w:r>
            </w:ins>
            <w:ins w:id="330" w:author="CarlosReyes" w:date="2021-03-26T15:34:00Z">
              <w:r w:rsidRPr="002A3439">
                <w:rPr>
                  <w:rFonts w:cs="Arial"/>
                  <w:lang w:val="es-PE"/>
                </w:rPr>
                <w:t xml:space="preserve">. </w:t>
              </w:r>
            </w:ins>
          </w:p>
          <w:p w14:paraId="1A42889A" w14:textId="77777777" w:rsidR="009918B1" w:rsidRPr="002A3439" w:rsidRDefault="009918B1" w:rsidP="006D1DA2">
            <w:pPr>
              <w:pStyle w:val="PTSDefaultText"/>
              <w:numPr>
                <w:ilvl w:val="0"/>
                <w:numId w:val="27"/>
              </w:numPr>
              <w:jc w:val="both"/>
              <w:rPr>
                <w:ins w:id="331" w:author="CarlosReyes" w:date="2021-03-26T15:34:00Z"/>
                <w:rFonts w:cs="Arial"/>
                <w:lang w:val="es-PE"/>
              </w:rPr>
            </w:pPr>
            <w:ins w:id="332" w:author="CarlosReyes" w:date="2021-03-26T15:34:00Z">
              <w:r w:rsidRPr="002A3439">
                <w:rPr>
                  <w:rFonts w:cs="Arial"/>
                  <w:lang w:val="es-PE"/>
                </w:rPr>
                <w:t>De necesitarse, proceder al punto 5</w:t>
              </w:r>
            </w:ins>
          </w:p>
          <w:p w14:paraId="057F2DB4" w14:textId="77777777" w:rsidR="009918B1" w:rsidRPr="002A3439" w:rsidRDefault="009918B1" w:rsidP="006D1DA2">
            <w:pPr>
              <w:pStyle w:val="PTSDefaultText"/>
              <w:numPr>
                <w:ilvl w:val="0"/>
                <w:numId w:val="27"/>
              </w:numPr>
              <w:jc w:val="both"/>
              <w:rPr>
                <w:ins w:id="333" w:author="CarlosReyes" w:date="2021-03-26T15:34:00Z"/>
                <w:rFonts w:cs="Arial"/>
                <w:lang w:val="es-PE"/>
              </w:rPr>
            </w:pPr>
            <w:ins w:id="334" w:author="CarlosReyes" w:date="2021-03-26T15:34:00Z">
              <w:r w:rsidRPr="002A3439">
                <w:rPr>
                  <w:rFonts w:cs="Arial"/>
                  <w:lang w:val="es-PE"/>
                </w:rPr>
                <w:t>Caso contrario, proceder con el punto 4</w:t>
              </w:r>
            </w:ins>
          </w:p>
        </w:tc>
        <w:tc>
          <w:tcPr>
            <w:tcW w:w="1348" w:type="dxa"/>
          </w:tcPr>
          <w:p w14:paraId="7B08F6E1" w14:textId="77777777" w:rsidR="009918B1" w:rsidRPr="002A3439" w:rsidRDefault="009918B1" w:rsidP="006D1DA2">
            <w:pPr>
              <w:pStyle w:val="PTSDefaultText"/>
              <w:jc w:val="both"/>
              <w:rPr>
                <w:ins w:id="335" w:author="CarlosReyes" w:date="2021-03-26T15:34:00Z"/>
                <w:rFonts w:cs="Arial"/>
                <w:b/>
                <w:lang w:val="es-PE"/>
              </w:rPr>
            </w:pPr>
            <w:ins w:id="336" w:author="CarlosReyes" w:date="2021-03-26T15:34:00Z">
              <w:r w:rsidRPr="002A3439">
                <w:rPr>
                  <w:rFonts w:cs="Arial"/>
                  <w:b/>
                  <w:lang w:val="es-PE"/>
                </w:rPr>
                <w:t>Registro en herramienta mesa de ayuda</w:t>
              </w:r>
            </w:ins>
          </w:p>
        </w:tc>
      </w:tr>
      <w:tr w:rsidR="009918B1" w:rsidRPr="002A3439" w14:paraId="125101B4" w14:textId="77777777" w:rsidTr="006D1DA2">
        <w:trPr>
          <w:tblCellSpacing w:w="20" w:type="dxa"/>
          <w:ins w:id="337" w:author="CarlosReyes" w:date="2021-03-26T15:34:00Z"/>
        </w:trPr>
        <w:tc>
          <w:tcPr>
            <w:tcW w:w="1524" w:type="dxa"/>
            <w:vMerge/>
            <w:shd w:val="clear" w:color="auto" w:fill="auto"/>
          </w:tcPr>
          <w:p w14:paraId="28DE5433" w14:textId="77777777" w:rsidR="009918B1" w:rsidRPr="002A3439" w:rsidRDefault="009918B1" w:rsidP="006D1DA2">
            <w:pPr>
              <w:pStyle w:val="PTSDefaultText"/>
              <w:rPr>
                <w:ins w:id="338" w:author="CarlosReyes" w:date="2021-03-26T15:34:00Z"/>
                <w:rFonts w:cs="Arial"/>
                <w:b/>
                <w:lang w:val="es-PE"/>
              </w:rPr>
            </w:pPr>
          </w:p>
        </w:tc>
        <w:tc>
          <w:tcPr>
            <w:tcW w:w="660" w:type="dxa"/>
          </w:tcPr>
          <w:p w14:paraId="7450E01F" w14:textId="77777777" w:rsidR="009918B1" w:rsidRPr="002A3439" w:rsidRDefault="009918B1" w:rsidP="006D1DA2">
            <w:pPr>
              <w:pStyle w:val="PTSDefaultText"/>
              <w:jc w:val="center"/>
              <w:rPr>
                <w:ins w:id="339" w:author="CarlosReyes" w:date="2021-03-26T15:34:00Z"/>
                <w:rFonts w:cs="Arial"/>
                <w:b/>
                <w:lang w:val="es-PE"/>
              </w:rPr>
            </w:pPr>
            <w:ins w:id="340" w:author="CarlosReyes" w:date="2021-03-26T15:34:00Z">
              <w:r w:rsidRPr="002A3439">
                <w:rPr>
                  <w:rFonts w:cs="Arial"/>
                  <w:b/>
                  <w:lang w:val="es-PE"/>
                </w:rPr>
                <w:t>4</w:t>
              </w:r>
            </w:ins>
          </w:p>
        </w:tc>
        <w:tc>
          <w:tcPr>
            <w:tcW w:w="4756" w:type="dxa"/>
          </w:tcPr>
          <w:p w14:paraId="5DB2FCEC" w14:textId="77777777" w:rsidR="009918B1" w:rsidRPr="002A3439" w:rsidRDefault="009918B1" w:rsidP="006D1DA2">
            <w:pPr>
              <w:pStyle w:val="PTSDefaultText"/>
              <w:jc w:val="both"/>
              <w:rPr>
                <w:ins w:id="341" w:author="CarlosReyes" w:date="2021-03-26T15:34:00Z"/>
                <w:rFonts w:cs="Arial"/>
                <w:b/>
                <w:lang w:val="es-PE"/>
              </w:rPr>
            </w:pPr>
            <w:ins w:id="342" w:author="CarlosReyes" w:date="2021-03-26T15:34:00Z">
              <w:r w:rsidRPr="002A3439">
                <w:rPr>
                  <w:rFonts w:cs="Arial"/>
                  <w:b/>
                  <w:lang w:val="es-PE"/>
                </w:rPr>
                <w:t xml:space="preserve">Selección del grupo de atención </w:t>
              </w:r>
            </w:ins>
          </w:p>
          <w:p w14:paraId="369DC6B9" w14:textId="77777777" w:rsidR="009918B1" w:rsidRPr="002A3439" w:rsidRDefault="009918B1" w:rsidP="009918B1">
            <w:pPr>
              <w:pStyle w:val="PTSDefaultText"/>
              <w:numPr>
                <w:ilvl w:val="0"/>
                <w:numId w:val="22"/>
              </w:numPr>
              <w:spacing w:after="0"/>
              <w:jc w:val="both"/>
              <w:rPr>
                <w:ins w:id="343" w:author="CarlosReyes" w:date="2021-03-26T15:34:00Z"/>
                <w:rFonts w:cs="Arial"/>
                <w:lang w:val="es-PE"/>
              </w:rPr>
            </w:pPr>
            <w:ins w:id="344" w:author="CarlosReyes" w:date="2021-03-26T15:34:00Z">
              <w:r w:rsidRPr="002A3439">
                <w:rPr>
                  <w:rFonts w:cs="Arial"/>
                  <w:lang w:val="es-PE"/>
                </w:rPr>
                <w:t xml:space="preserve">Después de analizar la solicitud, esta es derivada con el grupo solucionador y se escoge el técnico más capacitado para la atención de este. Se asigna el ticket asociado al técnico seleccionado. </w:t>
              </w:r>
            </w:ins>
          </w:p>
        </w:tc>
        <w:tc>
          <w:tcPr>
            <w:tcW w:w="1348" w:type="dxa"/>
          </w:tcPr>
          <w:p w14:paraId="5DDD6AA4" w14:textId="77777777" w:rsidR="009918B1" w:rsidRPr="002A3439" w:rsidRDefault="009918B1" w:rsidP="006D1DA2">
            <w:pPr>
              <w:pStyle w:val="PTSDefaultText"/>
              <w:jc w:val="both"/>
              <w:rPr>
                <w:ins w:id="345" w:author="CarlosReyes" w:date="2021-03-26T15:34:00Z"/>
                <w:rFonts w:cs="Arial"/>
                <w:b/>
                <w:lang w:val="es-PE"/>
              </w:rPr>
            </w:pPr>
            <w:ins w:id="346" w:author="CarlosReyes" w:date="2021-03-26T15:34:00Z">
              <w:r w:rsidRPr="002A3439">
                <w:rPr>
                  <w:rFonts w:cs="Arial"/>
                  <w:b/>
                  <w:lang w:val="es-PE"/>
                </w:rPr>
                <w:t>Registro en herramienta mesa de ayuda</w:t>
              </w:r>
            </w:ins>
          </w:p>
        </w:tc>
      </w:tr>
      <w:tr w:rsidR="009918B1" w:rsidRPr="002A3439" w14:paraId="37E6A76C" w14:textId="77777777" w:rsidTr="006D1DA2">
        <w:trPr>
          <w:tblCellSpacing w:w="20" w:type="dxa"/>
          <w:ins w:id="347" w:author="CarlosReyes" w:date="2021-03-26T15:34:00Z"/>
        </w:trPr>
        <w:tc>
          <w:tcPr>
            <w:tcW w:w="1524" w:type="dxa"/>
            <w:vMerge w:val="restart"/>
            <w:shd w:val="clear" w:color="auto" w:fill="auto"/>
          </w:tcPr>
          <w:p w14:paraId="48BB0DFD" w14:textId="1B7D8AAC" w:rsidR="009918B1" w:rsidRPr="002A3439" w:rsidRDefault="009918B1" w:rsidP="006D1DA2">
            <w:pPr>
              <w:pStyle w:val="PTSDefaultText"/>
              <w:rPr>
                <w:ins w:id="348" w:author="CarlosReyes" w:date="2021-03-26T15:34:00Z"/>
                <w:rFonts w:cs="Arial"/>
                <w:b/>
                <w:lang w:val="es-PE"/>
              </w:rPr>
            </w:pPr>
            <w:ins w:id="349" w:author="CarlosReyes" w:date="2021-03-26T15:34:00Z">
              <w:r w:rsidRPr="002A3439">
                <w:rPr>
                  <w:rFonts w:cs="Arial"/>
                  <w:b/>
                  <w:lang w:val="es-PE"/>
                </w:rPr>
                <w:t xml:space="preserve">Director de </w:t>
              </w:r>
            </w:ins>
            <w:ins w:id="350" w:author="CarlosReyes" w:date="2021-03-28T13:13:00Z">
              <w:r w:rsidR="00252AEC">
                <w:rPr>
                  <w:rFonts w:cs="Arial"/>
                  <w:b/>
                  <w:lang w:val="es-PE"/>
                </w:rPr>
                <w:t>Sist</w:t>
              </w:r>
            </w:ins>
            <w:ins w:id="351" w:author="CarlosReyes" w:date="2021-03-28T13:14:00Z">
              <w:r w:rsidR="00252AEC">
                <w:rPr>
                  <w:rFonts w:cs="Arial"/>
                  <w:b/>
                  <w:lang w:val="es-PE"/>
                </w:rPr>
                <w:t>emas</w:t>
              </w:r>
            </w:ins>
          </w:p>
        </w:tc>
        <w:tc>
          <w:tcPr>
            <w:tcW w:w="660" w:type="dxa"/>
          </w:tcPr>
          <w:p w14:paraId="4B147435" w14:textId="77777777" w:rsidR="009918B1" w:rsidRPr="002A3439" w:rsidRDefault="009918B1" w:rsidP="006D1DA2">
            <w:pPr>
              <w:pStyle w:val="PTSDefaultText"/>
              <w:jc w:val="center"/>
              <w:rPr>
                <w:ins w:id="352" w:author="CarlosReyes" w:date="2021-03-26T15:34:00Z"/>
                <w:rFonts w:cs="Arial"/>
                <w:b/>
                <w:lang w:val="es-PE"/>
              </w:rPr>
            </w:pPr>
            <w:ins w:id="353" w:author="CarlosReyes" w:date="2021-03-26T15:34:00Z">
              <w:r w:rsidRPr="002A3439">
                <w:rPr>
                  <w:rFonts w:cs="Arial"/>
                  <w:b/>
                  <w:lang w:val="es-PE"/>
                </w:rPr>
                <w:t>5</w:t>
              </w:r>
            </w:ins>
          </w:p>
        </w:tc>
        <w:tc>
          <w:tcPr>
            <w:tcW w:w="4756" w:type="dxa"/>
          </w:tcPr>
          <w:p w14:paraId="6ABAF22A" w14:textId="77777777" w:rsidR="009918B1" w:rsidRPr="002A3439" w:rsidRDefault="009918B1" w:rsidP="006D1DA2">
            <w:pPr>
              <w:pStyle w:val="PTSDefaultText"/>
              <w:jc w:val="both"/>
              <w:rPr>
                <w:ins w:id="354" w:author="CarlosReyes" w:date="2021-03-26T15:34:00Z"/>
                <w:rFonts w:cs="Arial"/>
                <w:b/>
                <w:lang w:val="es-PE"/>
              </w:rPr>
            </w:pPr>
            <w:ins w:id="355" w:author="CarlosReyes" w:date="2021-03-26T15:34:00Z">
              <w:r w:rsidRPr="002A3439">
                <w:rPr>
                  <w:rFonts w:cs="Arial"/>
                  <w:b/>
                  <w:lang w:val="es-PE"/>
                </w:rPr>
                <w:t>Aprobación de la solicitud</w:t>
              </w:r>
            </w:ins>
          </w:p>
          <w:p w14:paraId="20E91817" w14:textId="77777777" w:rsidR="009918B1" w:rsidRPr="002A3439" w:rsidRDefault="009918B1" w:rsidP="009918B1">
            <w:pPr>
              <w:pStyle w:val="PTSDefaultText"/>
              <w:numPr>
                <w:ilvl w:val="0"/>
                <w:numId w:val="23"/>
              </w:numPr>
              <w:jc w:val="both"/>
              <w:rPr>
                <w:ins w:id="356" w:author="CarlosReyes" w:date="2021-03-26T15:34:00Z"/>
                <w:rFonts w:cs="Arial"/>
                <w:lang w:val="es-PE"/>
              </w:rPr>
            </w:pPr>
            <w:ins w:id="357" w:author="CarlosReyes" w:date="2021-03-26T15:34:00Z">
              <w:r w:rsidRPr="002A3439">
                <w:rPr>
                  <w:rFonts w:cs="Arial"/>
                  <w:lang w:val="es-PE"/>
                </w:rPr>
                <w:t>Si la solicitud es viable y puede ser organizada en tiempo y recursos se aprueba la solicitud.</w:t>
              </w:r>
            </w:ins>
          </w:p>
          <w:p w14:paraId="294DF43D" w14:textId="77777777" w:rsidR="009918B1" w:rsidRPr="002A3439" w:rsidRDefault="009918B1" w:rsidP="009918B1">
            <w:pPr>
              <w:pStyle w:val="PTSDefaultText"/>
              <w:numPr>
                <w:ilvl w:val="0"/>
                <w:numId w:val="23"/>
              </w:numPr>
              <w:jc w:val="both"/>
              <w:rPr>
                <w:ins w:id="358" w:author="CarlosReyes" w:date="2021-03-26T15:34:00Z"/>
                <w:rFonts w:cs="Arial"/>
                <w:lang w:val="es-PE"/>
              </w:rPr>
            </w:pPr>
            <w:ins w:id="359" w:author="CarlosReyes" w:date="2021-03-26T15:34:00Z">
              <w:r w:rsidRPr="002A3439">
                <w:rPr>
                  <w:rFonts w:cs="Arial"/>
                  <w:lang w:val="es-PE"/>
                </w:rPr>
                <w:t>De ser necesario se realizarán reuniones con los solicitantes.</w:t>
              </w:r>
            </w:ins>
          </w:p>
        </w:tc>
        <w:tc>
          <w:tcPr>
            <w:tcW w:w="1348" w:type="dxa"/>
          </w:tcPr>
          <w:p w14:paraId="2E9F7F62" w14:textId="77777777" w:rsidR="009918B1" w:rsidRPr="002A3439" w:rsidRDefault="009918B1" w:rsidP="006D1DA2">
            <w:pPr>
              <w:pStyle w:val="PTSDefaultText"/>
              <w:jc w:val="both"/>
              <w:rPr>
                <w:ins w:id="360" w:author="CarlosReyes" w:date="2021-03-26T15:34:00Z"/>
                <w:rFonts w:cs="Arial"/>
                <w:b/>
                <w:lang w:val="es-PE"/>
              </w:rPr>
            </w:pPr>
            <w:ins w:id="361" w:author="CarlosReyes" w:date="2021-03-26T15:34:00Z">
              <w:r w:rsidRPr="002A3439">
                <w:rPr>
                  <w:rFonts w:cs="Arial"/>
                  <w:b/>
                  <w:lang w:val="es-PE"/>
                </w:rPr>
                <w:t xml:space="preserve">Correo o llamada telefónica </w:t>
              </w:r>
            </w:ins>
          </w:p>
        </w:tc>
      </w:tr>
      <w:tr w:rsidR="009918B1" w:rsidRPr="002A3439" w14:paraId="79BC64EE" w14:textId="77777777" w:rsidTr="006D1DA2">
        <w:trPr>
          <w:tblCellSpacing w:w="20" w:type="dxa"/>
          <w:ins w:id="362" w:author="CarlosReyes" w:date="2021-03-26T15:34:00Z"/>
        </w:trPr>
        <w:tc>
          <w:tcPr>
            <w:tcW w:w="1524" w:type="dxa"/>
            <w:vMerge/>
            <w:shd w:val="clear" w:color="auto" w:fill="auto"/>
          </w:tcPr>
          <w:p w14:paraId="26B1A564" w14:textId="77777777" w:rsidR="009918B1" w:rsidRPr="002A3439" w:rsidRDefault="009918B1" w:rsidP="006D1DA2">
            <w:pPr>
              <w:pStyle w:val="PTSDefaultText"/>
              <w:rPr>
                <w:ins w:id="363" w:author="CarlosReyes" w:date="2021-03-26T15:34:00Z"/>
                <w:rFonts w:cs="Arial"/>
                <w:b/>
                <w:lang w:val="es-PE"/>
              </w:rPr>
            </w:pPr>
          </w:p>
        </w:tc>
        <w:tc>
          <w:tcPr>
            <w:tcW w:w="660" w:type="dxa"/>
          </w:tcPr>
          <w:p w14:paraId="0822A7ED" w14:textId="77777777" w:rsidR="009918B1" w:rsidRPr="002A3439" w:rsidRDefault="009918B1" w:rsidP="006D1DA2">
            <w:pPr>
              <w:pStyle w:val="PTSDefaultText"/>
              <w:jc w:val="center"/>
              <w:rPr>
                <w:ins w:id="364" w:author="CarlosReyes" w:date="2021-03-26T15:34:00Z"/>
                <w:rFonts w:cs="Arial"/>
                <w:b/>
                <w:lang w:val="es-PE"/>
              </w:rPr>
            </w:pPr>
            <w:ins w:id="365" w:author="CarlosReyes" w:date="2021-03-26T15:34:00Z">
              <w:r w:rsidRPr="002A3439">
                <w:rPr>
                  <w:rFonts w:cs="Arial"/>
                  <w:b/>
                  <w:lang w:val="es-PE"/>
                </w:rPr>
                <w:t>6</w:t>
              </w:r>
            </w:ins>
          </w:p>
        </w:tc>
        <w:tc>
          <w:tcPr>
            <w:tcW w:w="4756" w:type="dxa"/>
          </w:tcPr>
          <w:p w14:paraId="3490E439" w14:textId="77777777" w:rsidR="009918B1" w:rsidRPr="002A3439" w:rsidRDefault="009918B1" w:rsidP="006D1DA2">
            <w:pPr>
              <w:pStyle w:val="PTSDefaultText"/>
              <w:jc w:val="both"/>
              <w:rPr>
                <w:ins w:id="366" w:author="CarlosReyes" w:date="2021-03-26T15:34:00Z"/>
                <w:rFonts w:cs="Arial"/>
                <w:b/>
                <w:lang w:val="es-PE"/>
              </w:rPr>
            </w:pPr>
            <w:ins w:id="367" w:author="CarlosReyes" w:date="2021-03-26T15:34:00Z">
              <w:r w:rsidRPr="002A3439">
                <w:rPr>
                  <w:rFonts w:cs="Arial"/>
                  <w:b/>
                  <w:lang w:val="es-PE"/>
                </w:rPr>
                <w:t>Evaluación de la necesidad de contratación externa del servicio o compra del bien solicitado.</w:t>
              </w:r>
            </w:ins>
          </w:p>
          <w:p w14:paraId="3590303B" w14:textId="0982D1AB" w:rsidR="009918B1" w:rsidRPr="002A3439" w:rsidRDefault="009918B1" w:rsidP="006D1DA2">
            <w:pPr>
              <w:pStyle w:val="PTSDefaultText"/>
              <w:numPr>
                <w:ilvl w:val="0"/>
                <w:numId w:val="28"/>
              </w:numPr>
              <w:jc w:val="both"/>
              <w:rPr>
                <w:ins w:id="368" w:author="CarlosReyes" w:date="2021-03-26T15:34:00Z"/>
                <w:rFonts w:cs="Arial"/>
                <w:b/>
                <w:lang w:val="es-PE"/>
              </w:rPr>
            </w:pPr>
            <w:ins w:id="369" w:author="CarlosReyes" w:date="2021-03-26T15:34:00Z">
              <w:r w:rsidRPr="002A3439">
                <w:rPr>
                  <w:rFonts w:cs="Arial"/>
                  <w:lang w:val="es-PE"/>
                </w:rPr>
                <w:t xml:space="preserve">Si la solicitud requiere el </w:t>
              </w:r>
              <w:proofErr w:type="gramStart"/>
              <w:r w:rsidRPr="002A3439">
                <w:rPr>
                  <w:rFonts w:cs="Arial"/>
                  <w:lang w:val="es-PE"/>
                </w:rPr>
                <w:t>dar inicio a</w:t>
              </w:r>
              <w:proofErr w:type="gramEnd"/>
              <w:r w:rsidRPr="002A3439">
                <w:rPr>
                  <w:rFonts w:cs="Arial"/>
                  <w:lang w:val="es-PE"/>
                </w:rPr>
                <w:t xml:space="preserve"> un proceso de compra o contratación, esta será iniciada con la aprobación del Director de </w:t>
              </w:r>
            </w:ins>
            <w:ins w:id="370" w:author="CarlosReyes" w:date="2021-03-28T13:14:00Z">
              <w:r w:rsidR="00252AEC">
                <w:rPr>
                  <w:rFonts w:cs="Arial"/>
                  <w:lang w:val="es-PE"/>
                </w:rPr>
                <w:t>Sistemas</w:t>
              </w:r>
            </w:ins>
          </w:p>
        </w:tc>
        <w:tc>
          <w:tcPr>
            <w:tcW w:w="1348" w:type="dxa"/>
          </w:tcPr>
          <w:p w14:paraId="779712E2" w14:textId="77777777" w:rsidR="009918B1" w:rsidRPr="002A3439" w:rsidRDefault="009918B1" w:rsidP="006D1DA2">
            <w:pPr>
              <w:pStyle w:val="PTSDefaultText"/>
              <w:jc w:val="both"/>
              <w:rPr>
                <w:ins w:id="371" w:author="CarlosReyes" w:date="2021-03-26T15:34:00Z"/>
                <w:rFonts w:cs="Arial"/>
                <w:b/>
                <w:lang w:val="es-PE"/>
              </w:rPr>
            </w:pPr>
            <w:ins w:id="372" w:author="CarlosReyes" w:date="2021-03-26T15:34:00Z">
              <w:r w:rsidRPr="002A3439">
                <w:rPr>
                  <w:rFonts w:cs="Arial"/>
                  <w:b/>
                  <w:lang w:val="es-PE"/>
                </w:rPr>
                <w:t>Correo o llamada telefónica</w:t>
              </w:r>
            </w:ins>
          </w:p>
        </w:tc>
      </w:tr>
      <w:tr w:rsidR="009918B1" w:rsidRPr="002A3439" w14:paraId="00CC7131" w14:textId="77777777" w:rsidTr="006D1DA2">
        <w:trPr>
          <w:tblCellSpacing w:w="20" w:type="dxa"/>
          <w:ins w:id="373" w:author="CarlosReyes" w:date="2021-03-26T15:34:00Z"/>
        </w:trPr>
        <w:tc>
          <w:tcPr>
            <w:tcW w:w="1524" w:type="dxa"/>
            <w:vMerge w:val="restart"/>
            <w:shd w:val="clear" w:color="auto" w:fill="auto"/>
          </w:tcPr>
          <w:p w14:paraId="4B78EFFA" w14:textId="77777777" w:rsidR="009918B1" w:rsidRPr="002A3439" w:rsidRDefault="009918B1" w:rsidP="006D1DA2">
            <w:pPr>
              <w:pStyle w:val="PTSDefaultText"/>
              <w:rPr>
                <w:ins w:id="374" w:author="CarlosReyes" w:date="2021-03-26T15:34:00Z"/>
                <w:rFonts w:cs="Arial"/>
                <w:b/>
                <w:lang w:val="es-PE"/>
              </w:rPr>
            </w:pPr>
            <w:ins w:id="375" w:author="CarlosReyes" w:date="2021-03-26T15:34:00Z">
              <w:r w:rsidRPr="002A3439">
                <w:rPr>
                  <w:rFonts w:cs="Arial"/>
                  <w:b/>
                  <w:lang w:val="es-PE"/>
                </w:rPr>
                <w:t>Técnico de soporte (IT/desarrollo)</w:t>
              </w:r>
            </w:ins>
          </w:p>
        </w:tc>
        <w:tc>
          <w:tcPr>
            <w:tcW w:w="660" w:type="dxa"/>
          </w:tcPr>
          <w:p w14:paraId="799B2AD9" w14:textId="77777777" w:rsidR="009918B1" w:rsidRPr="002A3439" w:rsidRDefault="009918B1" w:rsidP="006D1DA2">
            <w:pPr>
              <w:pStyle w:val="PTSDefaultText"/>
              <w:jc w:val="center"/>
              <w:rPr>
                <w:ins w:id="376" w:author="CarlosReyes" w:date="2021-03-26T15:34:00Z"/>
                <w:rFonts w:cs="Arial"/>
                <w:b/>
                <w:lang w:val="es-PE"/>
              </w:rPr>
            </w:pPr>
            <w:ins w:id="377" w:author="CarlosReyes" w:date="2021-03-26T15:34:00Z">
              <w:r w:rsidRPr="002A3439">
                <w:rPr>
                  <w:rFonts w:cs="Arial"/>
                  <w:b/>
                  <w:lang w:val="es-PE"/>
                </w:rPr>
                <w:t>7</w:t>
              </w:r>
            </w:ins>
          </w:p>
        </w:tc>
        <w:tc>
          <w:tcPr>
            <w:tcW w:w="4756" w:type="dxa"/>
          </w:tcPr>
          <w:p w14:paraId="50C7CFA7" w14:textId="77777777" w:rsidR="009918B1" w:rsidRPr="002A3439" w:rsidRDefault="009918B1" w:rsidP="006D1DA2">
            <w:pPr>
              <w:pStyle w:val="PTSDefaultText"/>
              <w:jc w:val="both"/>
              <w:rPr>
                <w:ins w:id="378" w:author="CarlosReyes" w:date="2021-03-26T15:34:00Z"/>
                <w:rFonts w:cs="Arial"/>
                <w:b/>
                <w:lang w:val="es-PE"/>
              </w:rPr>
            </w:pPr>
            <w:ins w:id="379" w:author="CarlosReyes" w:date="2021-03-26T15:34:00Z">
              <w:r w:rsidRPr="002A3439">
                <w:rPr>
                  <w:rFonts w:cs="Arial"/>
                  <w:b/>
                  <w:lang w:val="es-PE"/>
                </w:rPr>
                <w:t>Ejecución de la atención de la solicitud</w:t>
              </w:r>
            </w:ins>
          </w:p>
          <w:p w14:paraId="1C760739" w14:textId="602F3C3B" w:rsidR="009918B1" w:rsidRPr="002A3439" w:rsidRDefault="009918B1" w:rsidP="006D1DA2">
            <w:pPr>
              <w:pStyle w:val="PTSDefaultTextBold"/>
              <w:spacing w:after="0"/>
              <w:jc w:val="both"/>
              <w:rPr>
                <w:ins w:id="380" w:author="CarlosReyes" w:date="2021-03-26T15:34:00Z"/>
                <w:rFonts w:cs="Arial"/>
                <w:b w:val="0"/>
                <w:lang w:val="es-PE"/>
              </w:rPr>
            </w:pPr>
            <w:ins w:id="381" w:author="CarlosReyes" w:date="2021-03-26T15:34:00Z">
              <w:r w:rsidRPr="002A3439">
                <w:rPr>
                  <w:rFonts w:cs="Arial"/>
                  <w:b w:val="0"/>
                  <w:lang w:val="es-PE"/>
                </w:rPr>
                <w:t>Coordina la atención de la solicitud y ejecuta la misma en base a la documentación registrada en la herramienta ITS</w:t>
              </w:r>
            </w:ins>
            <w:ins w:id="382" w:author="CarlosReyes" w:date="2021-03-28T13:15:00Z">
              <w:r w:rsidR="00FC3979">
                <w:rPr>
                  <w:rFonts w:cs="Arial"/>
                  <w:b w:val="0"/>
                  <w:lang w:val="es-PE"/>
                </w:rPr>
                <w:t>M</w:t>
              </w:r>
            </w:ins>
          </w:p>
          <w:p w14:paraId="76FFC91B" w14:textId="77777777" w:rsidR="009918B1" w:rsidRPr="002A3439" w:rsidRDefault="009918B1" w:rsidP="006D1DA2">
            <w:pPr>
              <w:pStyle w:val="PTSDefaultTextBold"/>
              <w:spacing w:after="0"/>
              <w:jc w:val="both"/>
              <w:rPr>
                <w:ins w:id="383" w:author="CarlosReyes" w:date="2021-03-26T15:34:00Z"/>
                <w:rFonts w:cs="Arial"/>
                <w:b w:val="0"/>
                <w:lang w:val="es-PE"/>
              </w:rPr>
            </w:pPr>
            <w:ins w:id="384" w:author="CarlosReyes" w:date="2021-03-26T15:34:00Z">
              <w:r w:rsidRPr="002A3439">
                <w:rPr>
                  <w:rFonts w:cs="Arial"/>
                  <w:b w:val="0"/>
                  <w:lang w:val="es-PE"/>
                </w:rPr>
                <w:t>Registra todos los pasos ejecutados en la herramienta</w:t>
              </w:r>
            </w:ins>
          </w:p>
          <w:p w14:paraId="4DD301E0" w14:textId="77777777" w:rsidR="009918B1" w:rsidRPr="002A3439" w:rsidRDefault="009918B1" w:rsidP="006D1DA2">
            <w:pPr>
              <w:pStyle w:val="PTSDefaultText"/>
              <w:jc w:val="both"/>
              <w:rPr>
                <w:ins w:id="385" w:author="CarlosReyes" w:date="2021-03-26T15:34:00Z"/>
                <w:rFonts w:cs="Arial"/>
                <w:lang w:val="es-PE"/>
              </w:rPr>
            </w:pPr>
          </w:p>
        </w:tc>
        <w:tc>
          <w:tcPr>
            <w:tcW w:w="1348" w:type="dxa"/>
          </w:tcPr>
          <w:p w14:paraId="32FBCBF6" w14:textId="77777777" w:rsidR="009918B1" w:rsidRPr="002A3439" w:rsidRDefault="009918B1" w:rsidP="006D1DA2">
            <w:pPr>
              <w:pStyle w:val="PTSDefaultText"/>
              <w:jc w:val="both"/>
              <w:rPr>
                <w:ins w:id="386" w:author="CarlosReyes" w:date="2021-03-26T15:34:00Z"/>
                <w:rFonts w:cs="Arial"/>
                <w:b/>
                <w:lang w:val="es-PE"/>
              </w:rPr>
            </w:pPr>
            <w:ins w:id="387" w:author="CarlosReyes" w:date="2021-03-26T15:34:00Z">
              <w:r w:rsidRPr="002A3439">
                <w:rPr>
                  <w:rFonts w:cs="Arial"/>
                  <w:b/>
                  <w:lang w:val="es-PE"/>
                </w:rPr>
                <w:t>Registro en herramienta mesa de ayuda</w:t>
              </w:r>
            </w:ins>
          </w:p>
        </w:tc>
      </w:tr>
      <w:tr w:rsidR="009918B1" w:rsidRPr="002A3439" w14:paraId="478C4819" w14:textId="77777777" w:rsidTr="006D1DA2">
        <w:trPr>
          <w:tblCellSpacing w:w="20" w:type="dxa"/>
          <w:ins w:id="388" w:author="CarlosReyes" w:date="2021-03-26T15:34:00Z"/>
        </w:trPr>
        <w:tc>
          <w:tcPr>
            <w:tcW w:w="1524" w:type="dxa"/>
            <w:vMerge/>
            <w:shd w:val="clear" w:color="auto" w:fill="auto"/>
          </w:tcPr>
          <w:p w14:paraId="3E1F0997" w14:textId="77777777" w:rsidR="009918B1" w:rsidRPr="002A3439" w:rsidRDefault="009918B1" w:rsidP="006D1DA2">
            <w:pPr>
              <w:pStyle w:val="PTSDefaultText"/>
              <w:rPr>
                <w:ins w:id="389" w:author="CarlosReyes" w:date="2021-03-26T15:34:00Z"/>
                <w:rFonts w:cs="Arial"/>
                <w:b/>
                <w:lang w:val="es-PE"/>
              </w:rPr>
            </w:pPr>
          </w:p>
        </w:tc>
        <w:tc>
          <w:tcPr>
            <w:tcW w:w="660" w:type="dxa"/>
          </w:tcPr>
          <w:p w14:paraId="47BFC6D0" w14:textId="77777777" w:rsidR="009918B1" w:rsidRPr="002A3439" w:rsidRDefault="009918B1" w:rsidP="006D1DA2">
            <w:pPr>
              <w:pStyle w:val="PTSDefaultText"/>
              <w:jc w:val="center"/>
              <w:rPr>
                <w:ins w:id="390" w:author="CarlosReyes" w:date="2021-03-26T15:34:00Z"/>
                <w:rFonts w:cs="Arial"/>
                <w:b/>
                <w:lang w:val="es-PE"/>
              </w:rPr>
            </w:pPr>
            <w:ins w:id="391" w:author="CarlosReyes" w:date="2021-03-26T15:34:00Z">
              <w:r w:rsidRPr="002A3439">
                <w:rPr>
                  <w:rFonts w:cs="Arial"/>
                  <w:b/>
                  <w:lang w:val="es-PE"/>
                </w:rPr>
                <w:t>8</w:t>
              </w:r>
            </w:ins>
          </w:p>
        </w:tc>
        <w:tc>
          <w:tcPr>
            <w:tcW w:w="4756" w:type="dxa"/>
          </w:tcPr>
          <w:p w14:paraId="233B0084" w14:textId="77777777" w:rsidR="009918B1" w:rsidRPr="002A3439" w:rsidRDefault="009918B1" w:rsidP="006D1DA2">
            <w:pPr>
              <w:pStyle w:val="PTSDefaultText"/>
              <w:jc w:val="both"/>
              <w:rPr>
                <w:ins w:id="392" w:author="CarlosReyes" w:date="2021-03-26T15:34:00Z"/>
                <w:rFonts w:cs="Arial"/>
                <w:b/>
                <w:lang w:val="es-PE"/>
              </w:rPr>
            </w:pPr>
            <w:ins w:id="393" w:author="CarlosReyes" w:date="2021-03-26T15:34:00Z">
              <w:r w:rsidRPr="002A3439">
                <w:rPr>
                  <w:rFonts w:cs="Arial"/>
                  <w:b/>
                  <w:lang w:val="es-PE"/>
                </w:rPr>
                <w:t>Informa de la ejecución de la atención de la solicitud</w:t>
              </w:r>
            </w:ins>
          </w:p>
          <w:p w14:paraId="298F9176" w14:textId="77777777" w:rsidR="009918B1" w:rsidRPr="002A3439" w:rsidRDefault="009918B1" w:rsidP="009918B1">
            <w:pPr>
              <w:pStyle w:val="PTSDefaultText"/>
              <w:numPr>
                <w:ilvl w:val="0"/>
                <w:numId w:val="24"/>
              </w:numPr>
              <w:jc w:val="both"/>
              <w:rPr>
                <w:ins w:id="394" w:author="CarlosReyes" w:date="2021-03-26T15:34:00Z"/>
                <w:rFonts w:cs="Arial"/>
                <w:lang w:val="es-PE"/>
              </w:rPr>
            </w:pPr>
            <w:ins w:id="395" w:author="CarlosReyes" w:date="2021-03-26T15:34:00Z">
              <w:r w:rsidRPr="002A3439">
                <w:rPr>
                  <w:rFonts w:cs="Arial"/>
                  <w:lang w:val="es-PE"/>
                </w:rPr>
                <w:t>Se informa al coordinador de Solicitudes la ejecución correcta de la solicitud</w:t>
              </w:r>
            </w:ins>
          </w:p>
        </w:tc>
        <w:tc>
          <w:tcPr>
            <w:tcW w:w="1348" w:type="dxa"/>
          </w:tcPr>
          <w:p w14:paraId="03CC169D" w14:textId="77777777" w:rsidR="009918B1" w:rsidRPr="002A3439" w:rsidRDefault="009918B1" w:rsidP="006D1DA2">
            <w:pPr>
              <w:pStyle w:val="PTSDefaultText"/>
              <w:jc w:val="both"/>
              <w:rPr>
                <w:ins w:id="396" w:author="CarlosReyes" w:date="2021-03-26T15:34:00Z"/>
                <w:rFonts w:cs="Arial"/>
                <w:b/>
                <w:lang w:val="es-PE"/>
              </w:rPr>
            </w:pPr>
            <w:ins w:id="397" w:author="CarlosReyes" w:date="2021-03-26T15:34:00Z">
              <w:r w:rsidRPr="002A3439">
                <w:rPr>
                  <w:rFonts w:cs="Arial"/>
                  <w:b/>
                  <w:lang w:val="es-PE"/>
                </w:rPr>
                <w:t xml:space="preserve">Correo electrónico </w:t>
              </w:r>
            </w:ins>
          </w:p>
        </w:tc>
      </w:tr>
      <w:tr w:rsidR="009918B1" w:rsidRPr="002A3439" w14:paraId="5AA66D71" w14:textId="77777777" w:rsidTr="006D1DA2">
        <w:trPr>
          <w:tblCellSpacing w:w="20" w:type="dxa"/>
          <w:ins w:id="398" w:author="CarlosReyes" w:date="2021-03-26T15:34:00Z"/>
        </w:trPr>
        <w:tc>
          <w:tcPr>
            <w:tcW w:w="1524" w:type="dxa"/>
            <w:vMerge w:val="restart"/>
            <w:shd w:val="clear" w:color="auto" w:fill="auto"/>
          </w:tcPr>
          <w:p w14:paraId="6BB6B05C" w14:textId="77777777" w:rsidR="009918B1" w:rsidRPr="002A3439" w:rsidRDefault="009918B1" w:rsidP="006D1DA2">
            <w:pPr>
              <w:pStyle w:val="PTSDefaultText"/>
              <w:rPr>
                <w:ins w:id="399" w:author="CarlosReyes" w:date="2021-03-26T15:34:00Z"/>
                <w:rFonts w:cs="Arial"/>
                <w:b/>
                <w:lang w:val="es-PE"/>
              </w:rPr>
            </w:pPr>
            <w:ins w:id="400" w:author="CarlosReyes" w:date="2021-03-26T15:34:00Z">
              <w:r w:rsidRPr="002A3439">
                <w:rPr>
                  <w:rFonts w:cs="Arial"/>
                  <w:b/>
                  <w:lang w:val="es-PE"/>
                </w:rPr>
                <w:t>Proveedor externo</w:t>
              </w:r>
            </w:ins>
          </w:p>
        </w:tc>
        <w:tc>
          <w:tcPr>
            <w:tcW w:w="660" w:type="dxa"/>
          </w:tcPr>
          <w:p w14:paraId="5A98ABFC" w14:textId="77777777" w:rsidR="009918B1" w:rsidRPr="002A3439" w:rsidRDefault="009918B1" w:rsidP="006D1DA2">
            <w:pPr>
              <w:pStyle w:val="PTSDefaultText"/>
              <w:jc w:val="center"/>
              <w:rPr>
                <w:ins w:id="401" w:author="CarlosReyes" w:date="2021-03-26T15:34:00Z"/>
                <w:rFonts w:cs="Arial"/>
                <w:b/>
                <w:lang w:val="es-PE"/>
              </w:rPr>
            </w:pPr>
            <w:ins w:id="402" w:author="CarlosReyes" w:date="2021-03-26T15:34:00Z">
              <w:r w:rsidRPr="002A3439">
                <w:rPr>
                  <w:rFonts w:cs="Arial"/>
                  <w:b/>
                  <w:lang w:val="es-PE"/>
                </w:rPr>
                <w:t>9</w:t>
              </w:r>
            </w:ins>
          </w:p>
        </w:tc>
        <w:tc>
          <w:tcPr>
            <w:tcW w:w="4756" w:type="dxa"/>
          </w:tcPr>
          <w:p w14:paraId="2E0AD869" w14:textId="77777777" w:rsidR="009918B1" w:rsidRPr="002A3439" w:rsidRDefault="009918B1" w:rsidP="006D1DA2">
            <w:pPr>
              <w:pStyle w:val="PTSDefaultText"/>
              <w:jc w:val="both"/>
              <w:rPr>
                <w:ins w:id="403" w:author="CarlosReyes" w:date="2021-03-26T15:34:00Z"/>
                <w:rFonts w:cs="Arial"/>
                <w:b/>
                <w:lang w:val="es-PE"/>
              </w:rPr>
            </w:pPr>
            <w:ins w:id="404" w:author="CarlosReyes" w:date="2021-03-26T15:34:00Z">
              <w:r w:rsidRPr="002A3439">
                <w:rPr>
                  <w:rFonts w:cs="Arial"/>
                  <w:b/>
                  <w:lang w:val="es-PE"/>
                </w:rPr>
                <w:t>Recibe la solicitud respaldada por el proceso de contratación o compra</w:t>
              </w:r>
            </w:ins>
          </w:p>
          <w:p w14:paraId="711D0344" w14:textId="77777777" w:rsidR="009918B1" w:rsidRPr="002A3439" w:rsidRDefault="009918B1" w:rsidP="006D1DA2">
            <w:pPr>
              <w:pStyle w:val="PTSDefaultText"/>
              <w:jc w:val="both"/>
              <w:rPr>
                <w:ins w:id="405" w:author="CarlosReyes" w:date="2021-03-26T15:34:00Z"/>
                <w:rFonts w:cs="Arial"/>
                <w:lang w:val="es-PE"/>
              </w:rPr>
            </w:pPr>
            <w:ins w:id="406" w:author="CarlosReyes" w:date="2021-03-26T15:34:00Z">
              <w:r w:rsidRPr="002A3439">
                <w:rPr>
                  <w:rFonts w:cs="Arial"/>
                  <w:lang w:val="es-PE"/>
                </w:rPr>
                <w:t>Coordina la entrega del bien o servicio al cliente final para lo q solicita un técnico de FTTG que le ayude con la gestión interna.</w:t>
              </w:r>
            </w:ins>
          </w:p>
        </w:tc>
        <w:tc>
          <w:tcPr>
            <w:tcW w:w="1348" w:type="dxa"/>
          </w:tcPr>
          <w:p w14:paraId="011340B7" w14:textId="77777777" w:rsidR="009918B1" w:rsidRPr="002A3439" w:rsidRDefault="009918B1" w:rsidP="006D1DA2">
            <w:pPr>
              <w:pStyle w:val="PTSDefaultText"/>
              <w:jc w:val="both"/>
              <w:rPr>
                <w:ins w:id="407" w:author="CarlosReyes" w:date="2021-03-26T15:34:00Z"/>
                <w:rFonts w:cs="Arial"/>
                <w:b/>
                <w:lang w:val="es-PE"/>
              </w:rPr>
            </w:pPr>
            <w:ins w:id="408" w:author="CarlosReyes" w:date="2021-03-26T15:34:00Z">
              <w:r w:rsidRPr="002A3439">
                <w:rPr>
                  <w:rFonts w:cs="Arial"/>
                  <w:b/>
                  <w:lang w:val="es-PE"/>
                </w:rPr>
                <w:t>Correo electrónico / documentos contractuales</w:t>
              </w:r>
            </w:ins>
          </w:p>
        </w:tc>
      </w:tr>
      <w:tr w:rsidR="009918B1" w:rsidRPr="002A3439" w14:paraId="4B0A4A6E" w14:textId="77777777" w:rsidTr="006D1DA2">
        <w:trPr>
          <w:tblCellSpacing w:w="20" w:type="dxa"/>
          <w:ins w:id="409" w:author="CarlosReyes" w:date="2021-03-26T15:34:00Z"/>
        </w:trPr>
        <w:tc>
          <w:tcPr>
            <w:tcW w:w="1524" w:type="dxa"/>
            <w:vMerge/>
            <w:shd w:val="clear" w:color="auto" w:fill="auto"/>
          </w:tcPr>
          <w:p w14:paraId="3DC17466" w14:textId="77777777" w:rsidR="009918B1" w:rsidRPr="002A3439" w:rsidRDefault="009918B1" w:rsidP="006D1DA2">
            <w:pPr>
              <w:pStyle w:val="PTSDefaultText"/>
              <w:rPr>
                <w:ins w:id="410" w:author="CarlosReyes" w:date="2021-03-26T15:34:00Z"/>
                <w:rFonts w:cs="Arial"/>
                <w:b/>
                <w:lang w:val="es-PE"/>
              </w:rPr>
            </w:pPr>
          </w:p>
        </w:tc>
        <w:tc>
          <w:tcPr>
            <w:tcW w:w="660" w:type="dxa"/>
          </w:tcPr>
          <w:p w14:paraId="419B4505" w14:textId="77777777" w:rsidR="009918B1" w:rsidRPr="002A3439" w:rsidRDefault="009918B1" w:rsidP="006D1DA2">
            <w:pPr>
              <w:pStyle w:val="PTSDefaultText"/>
              <w:jc w:val="center"/>
              <w:rPr>
                <w:ins w:id="411" w:author="CarlosReyes" w:date="2021-03-26T15:34:00Z"/>
                <w:rFonts w:cs="Arial"/>
                <w:b/>
                <w:lang w:val="es-PE"/>
              </w:rPr>
            </w:pPr>
            <w:ins w:id="412" w:author="CarlosReyes" w:date="2021-03-26T15:34:00Z">
              <w:r w:rsidRPr="002A3439">
                <w:rPr>
                  <w:rFonts w:cs="Arial"/>
                  <w:b/>
                  <w:lang w:val="es-PE"/>
                </w:rPr>
                <w:t>10</w:t>
              </w:r>
            </w:ins>
          </w:p>
        </w:tc>
        <w:tc>
          <w:tcPr>
            <w:tcW w:w="4756" w:type="dxa"/>
          </w:tcPr>
          <w:p w14:paraId="7CB3B418" w14:textId="77777777" w:rsidR="009918B1" w:rsidRPr="002A3439" w:rsidRDefault="009918B1" w:rsidP="006D1DA2">
            <w:pPr>
              <w:pStyle w:val="PTSDefaultText"/>
              <w:jc w:val="both"/>
              <w:rPr>
                <w:ins w:id="413" w:author="CarlosReyes" w:date="2021-03-26T15:34:00Z"/>
                <w:rFonts w:cs="Arial"/>
                <w:b/>
                <w:lang w:val="es-PE"/>
              </w:rPr>
            </w:pPr>
            <w:ins w:id="414" w:author="CarlosReyes" w:date="2021-03-26T15:34:00Z">
              <w:r w:rsidRPr="002A3439">
                <w:rPr>
                  <w:rFonts w:cs="Arial"/>
                  <w:b/>
                  <w:lang w:val="es-PE"/>
                </w:rPr>
                <w:t>Informa de la ejecución de la atención de la solicitud</w:t>
              </w:r>
            </w:ins>
          </w:p>
          <w:p w14:paraId="1510F069" w14:textId="77777777" w:rsidR="009918B1" w:rsidRPr="002A3439" w:rsidRDefault="009918B1" w:rsidP="009918B1">
            <w:pPr>
              <w:pStyle w:val="PTSDefaultText"/>
              <w:numPr>
                <w:ilvl w:val="0"/>
                <w:numId w:val="25"/>
              </w:numPr>
              <w:jc w:val="both"/>
              <w:rPr>
                <w:ins w:id="415" w:author="CarlosReyes" w:date="2021-03-26T15:34:00Z"/>
                <w:rFonts w:cs="Arial"/>
                <w:lang w:val="es-PE"/>
              </w:rPr>
            </w:pPr>
            <w:ins w:id="416" w:author="CarlosReyes" w:date="2021-03-26T15:34:00Z">
              <w:r w:rsidRPr="002A3439">
                <w:rPr>
                  <w:rFonts w:cs="Arial"/>
                  <w:lang w:val="es-PE"/>
                </w:rPr>
                <w:t>Se informa al coordinador de Solicitudes la ejecución correcta de la solicitud</w:t>
              </w:r>
            </w:ins>
          </w:p>
        </w:tc>
        <w:tc>
          <w:tcPr>
            <w:tcW w:w="1348" w:type="dxa"/>
          </w:tcPr>
          <w:p w14:paraId="45E3B101" w14:textId="77777777" w:rsidR="009918B1" w:rsidRPr="002A3439" w:rsidRDefault="009918B1" w:rsidP="006D1DA2">
            <w:pPr>
              <w:pStyle w:val="PTSDefaultText"/>
              <w:jc w:val="both"/>
              <w:rPr>
                <w:ins w:id="417" w:author="CarlosReyes" w:date="2021-03-26T15:34:00Z"/>
                <w:rFonts w:cs="Arial"/>
                <w:b/>
                <w:lang w:val="es-PE"/>
              </w:rPr>
            </w:pPr>
            <w:ins w:id="418" w:author="CarlosReyes" w:date="2021-03-26T15:34:00Z">
              <w:r w:rsidRPr="002A3439">
                <w:rPr>
                  <w:rFonts w:cs="Arial"/>
                  <w:b/>
                  <w:lang w:val="es-PE"/>
                </w:rPr>
                <w:t>Correo electrónico</w:t>
              </w:r>
            </w:ins>
          </w:p>
        </w:tc>
      </w:tr>
      <w:tr w:rsidR="009918B1" w:rsidRPr="002A3439" w14:paraId="74E89C03" w14:textId="77777777" w:rsidTr="006D1DA2">
        <w:trPr>
          <w:tblCellSpacing w:w="20" w:type="dxa"/>
          <w:ins w:id="419" w:author="CarlosReyes" w:date="2021-03-26T15:34:00Z"/>
        </w:trPr>
        <w:tc>
          <w:tcPr>
            <w:tcW w:w="1524" w:type="dxa"/>
            <w:vMerge w:val="restart"/>
            <w:shd w:val="clear" w:color="auto" w:fill="auto"/>
          </w:tcPr>
          <w:p w14:paraId="64D63A58" w14:textId="77777777" w:rsidR="009918B1" w:rsidRPr="002A3439" w:rsidRDefault="009918B1" w:rsidP="006D1DA2">
            <w:pPr>
              <w:pStyle w:val="PTSDefaultText"/>
              <w:rPr>
                <w:ins w:id="420" w:author="CarlosReyes" w:date="2021-03-26T15:34:00Z"/>
                <w:rFonts w:cs="Arial"/>
                <w:b/>
                <w:lang w:val="es-PE"/>
              </w:rPr>
            </w:pPr>
            <w:ins w:id="421" w:author="CarlosReyes" w:date="2021-03-26T15:34:00Z">
              <w:r w:rsidRPr="002A3439">
                <w:rPr>
                  <w:rFonts w:cs="Arial"/>
                  <w:b/>
                  <w:lang w:val="es-PE"/>
                </w:rPr>
                <w:lastRenderedPageBreak/>
                <w:t xml:space="preserve">Coordinador de solicitudes </w:t>
              </w:r>
            </w:ins>
          </w:p>
        </w:tc>
        <w:tc>
          <w:tcPr>
            <w:tcW w:w="660" w:type="dxa"/>
          </w:tcPr>
          <w:p w14:paraId="098940C0" w14:textId="77777777" w:rsidR="009918B1" w:rsidRPr="002A3439" w:rsidRDefault="009918B1" w:rsidP="006D1DA2">
            <w:pPr>
              <w:pStyle w:val="PTSDefaultText"/>
              <w:jc w:val="center"/>
              <w:rPr>
                <w:ins w:id="422" w:author="CarlosReyes" w:date="2021-03-26T15:34:00Z"/>
                <w:rFonts w:cs="Arial"/>
                <w:b/>
                <w:lang w:val="es-PE"/>
              </w:rPr>
            </w:pPr>
            <w:ins w:id="423" w:author="CarlosReyes" w:date="2021-03-26T15:34:00Z">
              <w:r w:rsidRPr="002A3439">
                <w:rPr>
                  <w:rFonts w:cs="Arial"/>
                  <w:b/>
                  <w:lang w:val="es-PE"/>
                </w:rPr>
                <w:t>11</w:t>
              </w:r>
            </w:ins>
          </w:p>
        </w:tc>
        <w:tc>
          <w:tcPr>
            <w:tcW w:w="4756" w:type="dxa"/>
          </w:tcPr>
          <w:p w14:paraId="7185C61C" w14:textId="77777777" w:rsidR="009918B1" w:rsidRPr="002A3439" w:rsidRDefault="009918B1" w:rsidP="006D1DA2">
            <w:pPr>
              <w:pStyle w:val="PTSDefaultText"/>
              <w:jc w:val="both"/>
              <w:rPr>
                <w:ins w:id="424" w:author="CarlosReyes" w:date="2021-03-26T15:34:00Z"/>
                <w:rFonts w:cs="Arial"/>
                <w:b/>
                <w:lang w:val="es-PE"/>
              </w:rPr>
            </w:pPr>
            <w:ins w:id="425" w:author="CarlosReyes" w:date="2021-03-26T15:34:00Z">
              <w:r w:rsidRPr="002A3439">
                <w:rPr>
                  <w:rFonts w:cs="Arial"/>
                  <w:b/>
                  <w:lang w:val="es-PE"/>
                </w:rPr>
                <w:t>Solicita conformidad al usuario para finalizar la atención</w:t>
              </w:r>
            </w:ins>
          </w:p>
          <w:p w14:paraId="340E2180" w14:textId="77777777" w:rsidR="009918B1" w:rsidRPr="002A3439" w:rsidRDefault="009918B1" w:rsidP="009918B1">
            <w:pPr>
              <w:pStyle w:val="PTSDefaultText"/>
              <w:numPr>
                <w:ilvl w:val="0"/>
                <w:numId w:val="26"/>
              </w:numPr>
              <w:jc w:val="both"/>
              <w:rPr>
                <w:ins w:id="426" w:author="CarlosReyes" w:date="2021-03-26T15:34:00Z"/>
                <w:rFonts w:cs="Arial"/>
                <w:color w:val="000000"/>
                <w:lang w:val="es-PE" w:eastAsia="es-ES"/>
              </w:rPr>
            </w:pPr>
            <w:ins w:id="427" w:author="CarlosReyes" w:date="2021-03-26T15:34:00Z">
              <w:r w:rsidRPr="002A3439">
                <w:rPr>
                  <w:rFonts w:cs="Arial"/>
                  <w:lang w:val="es-PE"/>
                </w:rPr>
                <w:t>Se verifica la completa satisfacción del usuario</w:t>
              </w:r>
            </w:ins>
          </w:p>
          <w:p w14:paraId="1D27F2C2" w14:textId="77777777" w:rsidR="009918B1" w:rsidRPr="002A3439" w:rsidRDefault="009918B1" w:rsidP="009918B1">
            <w:pPr>
              <w:pStyle w:val="PTSDefaultText"/>
              <w:numPr>
                <w:ilvl w:val="0"/>
                <w:numId w:val="26"/>
              </w:numPr>
              <w:jc w:val="both"/>
              <w:rPr>
                <w:ins w:id="428" w:author="CarlosReyes" w:date="2021-03-26T15:34:00Z"/>
                <w:rFonts w:cs="Arial"/>
                <w:color w:val="000000"/>
                <w:lang w:val="es-PE" w:eastAsia="es-ES"/>
              </w:rPr>
            </w:pPr>
            <w:ins w:id="429" w:author="CarlosReyes" w:date="2021-03-26T15:34:00Z">
              <w:r w:rsidRPr="002A3439">
                <w:rPr>
                  <w:rFonts w:cs="Arial"/>
                  <w:color w:val="000000"/>
                  <w:lang w:val="es-PE" w:eastAsia="es-ES"/>
                </w:rPr>
                <w:t>Si la solicitud se encuentra totalmente atendida, se procede al cierre del ticket.</w:t>
              </w:r>
            </w:ins>
          </w:p>
          <w:p w14:paraId="2098CC5A" w14:textId="77777777" w:rsidR="009918B1" w:rsidRPr="002A3439" w:rsidRDefault="009918B1" w:rsidP="009918B1">
            <w:pPr>
              <w:pStyle w:val="PTSDefaultText"/>
              <w:numPr>
                <w:ilvl w:val="0"/>
                <w:numId w:val="26"/>
              </w:numPr>
              <w:jc w:val="both"/>
              <w:rPr>
                <w:ins w:id="430" w:author="CarlosReyes" w:date="2021-03-26T15:34:00Z"/>
                <w:rFonts w:cs="Arial"/>
                <w:color w:val="000000"/>
                <w:lang w:val="es-PE" w:eastAsia="es-ES"/>
              </w:rPr>
            </w:pPr>
            <w:ins w:id="431" w:author="CarlosReyes" w:date="2021-03-26T15:34:00Z">
              <w:r w:rsidRPr="002A3439">
                <w:rPr>
                  <w:rFonts w:cs="Arial"/>
                  <w:color w:val="000000"/>
                  <w:lang w:val="es-PE" w:eastAsia="es-ES"/>
                </w:rPr>
                <w:t>Caso contrario, proceder al punto 4</w:t>
              </w:r>
            </w:ins>
          </w:p>
        </w:tc>
        <w:tc>
          <w:tcPr>
            <w:tcW w:w="1348" w:type="dxa"/>
          </w:tcPr>
          <w:p w14:paraId="20E4644D" w14:textId="77777777" w:rsidR="009918B1" w:rsidRPr="002A3439" w:rsidRDefault="009918B1" w:rsidP="006D1DA2">
            <w:pPr>
              <w:pStyle w:val="PTSDefaultText"/>
              <w:jc w:val="both"/>
              <w:rPr>
                <w:ins w:id="432" w:author="CarlosReyes" w:date="2021-03-26T15:34:00Z"/>
                <w:rFonts w:cs="Arial"/>
                <w:b/>
                <w:lang w:val="es-PE"/>
              </w:rPr>
            </w:pPr>
            <w:ins w:id="433" w:author="CarlosReyes" w:date="2021-03-26T15:34:00Z">
              <w:r w:rsidRPr="002A3439">
                <w:rPr>
                  <w:rFonts w:cs="Arial"/>
                  <w:b/>
                  <w:lang w:val="es-PE"/>
                </w:rPr>
                <w:t xml:space="preserve">Correo electrónico / llamada telefónica </w:t>
              </w:r>
            </w:ins>
          </w:p>
        </w:tc>
      </w:tr>
      <w:tr w:rsidR="009918B1" w:rsidRPr="002A3439" w14:paraId="128459A0" w14:textId="77777777" w:rsidTr="006D1DA2">
        <w:trPr>
          <w:tblCellSpacing w:w="20" w:type="dxa"/>
          <w:ins w:id="434" w:author="CarlosReyes" w:date="2021-03-26T15:34:00Z"/>
        </w:trPr>
        <w:tc>
          <w:tcPr>
            <w:tcW w:w="1524" w:type="dxa"/>
            <w:vMerge/>
            <w:shd w:val="clear" w:color="auto" w:fill="auto"/>
          </w:tcPr>
          <w:p w14:paraId="1AB60838" w14:textId="77777777" w:rsidR="009918B1" w:rsidRPr="002A3439" w:rsidRDefault="009918B1" w:rsidP="006D1DA2">
            <w:pPr>
              <w:pStyle w:val="PTSDefaultText"/>
              <w:rPr>
                <w:ins w:id="435" w:author="CarlosReyes" w:date="2021-03-26T15:34:00Z"/>
                <w:rFonts w:cs="Arial"/>
                <w:b/>
                <w:lang w:val="es-PE"/>
              </w:rPr>
            </w:pPr>
          </w:p>
        </w:tc>
        <w:tc>
          <w:tcPr>
            <w:tcW w:w="660" w:type="dxa"/>
          </w:tcPr>
          <w:p w14:paraId="5465F9D3" w14:textId="77777777" w:rsidR="009918B1" w:rsidRPr="002A3439" w:rsidRDefault="009918B1" w:rsidP="006D1DA2">
            <w:pPr>
              <w:pStyle w:val="PTSDefaultText"/>
              <w:jc w:val="center"/>
              <w:rPr>
                <w:ins w:id="436" w:author="CarlosReyes" w:date="2021-03-26T15:34:00Z"/>
                <w:rFonts w:cs="Arial"/>
                <w:b/>
                <w:lang w:val="es-PE"/>
              </w:rPr>
            </w:pPr>
            <w:ins w:id="437" w:author="CarlosReyes" w:date="2021-03-26T15:34:00Z">
              <w:r w:rsidRPr="002A3439">
                <w:rPr>
                  <w:rFonts w:cs="Arial"/>
                  <w:b/>
                  <w:lang w:val="es-PE"/>
                </w:rPr>
                <w:t>12</w:t>
              </w:r>
            </w:ins>
          </w:p>
        </w:tc>
        <w:tc>
          <w:tcPr>
            <w:tcW w:w="4756" w:type="dxa"/>
          </w:tcPr>
          <w:p w14:paraId="672DF74E" w14:textId="77777777" w:rsidR="009918B1" w:rsidRPr="002A3439" w:rsidRDefault="009918B1" w:rsidP="006D1DA2">
            <w:pPr>
              <w:pStyle w:val="PTSDefaultText"/>
              <w:jc w:val="both"/>
              <w:rPr>
                <w:ins w:id="438" w:author="CarlosReyes" w:date="2021-03-26T15:34:00Z"/>
                <w:rFonts w:cs="Arial"/>
                <w:b/>
                <w:lang w:val="es-PE"/>
              </w:rPr>
            </w:pPr>
            <w:ins w:id="439" w:author="CarlosReyes" w:date="2021-03-26T15:34:00Z">
              <w:r w:rsidRPr="002A3439">
                <w:rPr>
                  <w:rFonts w:cs="Arial"/>
                  <w:b/>
                  <w:lang w:val="es-PE"/>
                </w:rPr>
                <w:t>Actualiza registro y da por concluida la atención</w:t>
              </w:r>
            </w:ins>
          </w:p>
          <w:p w14:paraId="69755B80" w14:textId="77777777" w:rsidR="009918B1" w:rsidRPr="002A3439" w:rsidRDefault="009918B1" w:rsidP="009918B1">
            <w:pPr>
              <w:pStyle w:val="PTSDefaultText"/>
              <w:numPr>
                <w:ilvl w:val="0"/>
                <w:numId w:val="25"/>
              </w:numPr>
              <w:jc w:val="both"/>
              <w:rPr>
                <w:ins w:id="440" w:author="CarlosReyes" w:date="2021-03-26T15:34:00Z"/>
                <w:rFonts w:cs="Arial"/>
                <w:lang w:val="es-PE"/>
              </w:rPr>
            </w:pPr>
            <w:ins w:id="441" w:author="CarlosReyes" w:date="2021-03-26T15:34:00Z">
              <w:r w:rsidRPr="002A3439">
                <w:rPr>
                  <w:rFonts w:cs="Arial"/>
                  <w:lang w:val="es-PE"/>
                </w:rPr>
                <w:t>Actualiza la herramienta y pone el ticket en estado resuelto.</w:t>
              </w:r>
            </w:ins>
          </w:p>
        </w:tc>
        <w:tc>
          <w:tcPr>
            <w:tcW w:w="1348" w:type="dxa"/>
          </w:tcPr>
          <w:p w14:paraId="56443A7B" w14:textId="77777777" w:rsidR="009918B1" w:rsidRPr="002A3439" w:rsidRDefault="009918B1" w:rsidP="006D1DA2">
            <w:pPr>
              <w:pStyle w:val="PTSDefaultText"/>
              <w:jc w:val="both"/>
              <w:rPr>
                <w:ins w:id="442" w:author="CarlosReyes" w:date="2021-03-26T15:34:00Z"/>
                <w:rFonts w:cs="Arial"/>
                <w:b/>
                <w:lang w:val="es-PE"/>
              </w:rPr>
            </w:pPr>
            <w:ins w:id="443" w:author="CarlosReyes" w:date="2021-03-26T15:34:00Z">
              <w:r w:rsidRPr="002A3439">
                <w:rPr>
                  <w:rFonts w:cs="Arial"/>
                  <w:b/>
                  <w:lang w:val="es-PE"/>
                </w:rPr>
                <w:t>Registro en herramienta mesa de ayuda</w:t>
              </w:r>
            </w:ins>
          </w:p>
        </w:tc>
      </w:tr>
      <w:tr w:rsidR="009918B1" w:rsidRPr="002A3439" w14:paraId="5659EDDC" w14:textId="77777777" w:rsidTr="006D1DA2">
        <w:trPr>
          <w:tblCellSpacing w:w="20" w:type="dxa"/>
          <w:ins w:id="444" w:author="CarlosReyes" w:date="2021-03-26T15:34:00Z"/>
        </w:trPr>
        <w:tc>
          <w:tcPr>
            <w:tcW w:w="7020" w:type="dxa"/>
            <w:gridSpan w:val="3"/>
            <w:shd w:val="clear" w:color="auto" w:fill="auto"/>
          </w:tcPr>
          <w:p w14:paraId="7A6F19E6" w14:textId="77777777" w:rsidR="009918B1" w:rsidRPr="002A3439" w:rsidRDefault="009918B1" w:rsidP="006D1DA2">
            <w:pPr>
              <w:pStyle w:val="PTSDefaultText"/>
              <w:jc w:val="both"/>
              <w:rPr>
                <w:ins w:id="445" w:author="CarlosReyes" w:date="2021-03-26T15:34:00Z"/>
                <w:rFonts w:cs="Arial"/>
                <w:b/>
                <w:lang w:val="es-PE"/>
              </w:rPr>
            </w:pPr>
            <w:ins w:id="446" w:author="CarlosReyes" w:date="2021-03-26T15:34:00Z">
              <w:r w:rsidRPr="002A3439">
                <w:rPr>
                  <w:rFonts w:cs="Arial"/>
                  <w:b/>
                  <w:lang w:val="es-PE"/>
                </w:rPr>
                <w:t>Fin de las Actividades del Flujo</w:t>
              </w:r>
            </w:ins>
          </w:p>
        </w:tc>
        <w:tc>
          <w:tcPr>
            <w:tcW w:w="1348" w:type="dxa"/>
          </w:tcPr>
          <w:p w14:paraId="13419766" w14:textId="77777777" w:rsidR="009918B1" w:rsidRPr="002A3439" w:rsidRDefault="009918B1" w:rsidP="006D1DA2">
            <w:pPr>
              <w:pStyle w:val="PTSDefaultText"/>
              <w:jc w:val="both"/>
              <w:rPr>
                <w:ins w:id="447" w:author="CarlosReyes" w:date="2021-03-26T15:34:00Z"/>
                <w:rFonts w:cs="Arial"/>
                <w:b/>
                <w:lang w:val="es-PE"/>
              </w:rPr>
            </w:pPr>
          </w:p>
        </w:tc>
      </w:tr>
    </w:tbl>
    <w:p w14:paraId="1A67FF48" w14:textId="77777777" w:rsidR="009918B1" w:rsidRPr="009918B1" w:rsidRDefault="009918B1">
      <w:pPr>
        <w:pStyle w:val="Tabla2"/>
        <w:tabs>
          <w:tab w:val="clear" w:pos="0"/>
        </w:tabs>
        <w:spacing w:line="276" w:lineRule="auto"/>
        <w:ind w:left="0" w:firstLine="0"/>
        <w:rPr>
          <w:sz w:val="12"/>
          <w:szCs w:val="12"/>
        </w:rPr>
      </w:pPr>
    </w:p>
    <w:p w14:paraId="42262D00" w14:textId="7003268E" w:rsidR="00D71172" w:rsidDel="009918B1" w:rsidRDefault="00D71172">
      <w:pPr>
        <w:tabs>
          <w:tab w:val="clear" w:pos="7560"/>
        </w:tabs>
        <w:spacing w:line="276" w:lineRule="auto"/>
        <w:jc w:val="left"/>
        <w:rPr>
          <w:del w:id="448" w:author="CarlosReyes" w:date="2021-03-26T15:34:00Z"/>
          <w:rFonts w:cs="Arial"/>
          <w:b/>
          <w:szCs w:val="24"/>
        </w:rPr>
      </w:pPr>
    </w:p>
    <w:tbl>
      <w:tblPr>
        <w:tblW w:w="9214" w:type="dxa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52"/>
        <w:gridCol w:w="1235"/>
        <w:gridCol w:w="4265"/>
        <w:gridCol w:w="2062"/>
      </w:tblGrid>
      <w:tr w:rsidR="00D71172" w:rsidDel="009918B1" w14:paraId="7BBB314F" w14:textId="7AFD6FB4">
        <w:trPr>
          <w:trHeight w:val="627"/>
          <w:del w:id="449" w:author="CarlosReyes" w:date="2021-03-26T15:34:00Z"/>
        </w:trPr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vAlign w:val="center"/>
          </w:tcPr>
          <w:p w14:paraId="4D993E3A" w14:textId="2D818E9E" w:rsidR="00D71172" w:rsidDel="009918B1" w:rsidRDefault="00660303">
            <w:pPr>
              <w:widowControl w:val="0"/>
              <w:spacing w:line="276" w:lineRule="auto"/>
              <w:jc w:val="center"/>
              <w:rPr>
                <w:del w:id="450" w:author="CarlosReyes" w:date="2021-03-26T15:34:00Z"/>
                <w:rFonts w:cs="Arial"/>
                <w:b/>
                <w:sz w:val="22"/>
                <w:szCs w:val="22"/>
              </w:rPr>
            </w:pPr>
            <w:del w:id="451" w:author="CarlosReyes" w:date="2021-03-26T15:34:00Z">
              <w:r w:rsidDel="009918B1">
                <w:rPr>
                  <w:rFonts w:cs="Arial"/>
                  <w:b/>
                  <w:sz w:val="22"/>
                  <w:szCs w:val="22"/>
                </w:rPr>
                <w:delText>Responsable</w:delText>
              </w:r>
            </w:del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vAlign w:val="center"/>
          </w:tcPr>
          <w:p w14:paraId="0AF52020" w14:textId="310B5759" w:rsidR="00D71172" w:rsidDel="009918B1" w:rsidRDefault="00660303">
            <w:pPr>
              <w:widowControl w:val="0"/>
              <w:spacing w:line="276" w:lineRule="auto"/>
              <w:jc w:val="center"/>
              <w:rPr>
                <w:del w:id="452" w:author="CarlosReyes" w:date="2021-03-26T15:34:00Z"/>
                <w:rFonts w:cs="Arial"/>
                <w:b/>
                <w:sz w:val="22"/>
                <w:szCs w:val="22"/>
              </w:rPr>
            </w:pPr>
            <w:del w:id="453" w:author="CarlosReyes" w:date="2021-03-26T15:34:00Z">
              <w:r w:rsidDel="009918B1">
                <w:rPr>
                  <w:rFonts w:cs="Arial"/>
                  <w:b/>
                  <w:sz w:val="22"/>
                  <w:szCs w:val="22"/>
                </w:rPr>
                <w:delText>Secuencia</w:delText>
              </w:r>
            </w:del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vAlign w:val="center"/>
          </w:tcPr>
          <w:p w14:paraId="78DE120F" w14:textId="20748D2F" w:rsidR="00D71172" w:rsidDel="009918B1" w:rsidRDefault="00660303">
            <w:pPr>
              <w:widowControl w:val="0"/>
              <w:spacing w:line="276" w:lineRule="auto"/>
              <w:jc w:val="center"/>
              <w:rPr>
                <w:del w:id="454" w:author="CarlosReyes" w:date="2021-03-26T15:34:00Z"/>
                <w:rFonts w:cs="Arial"/>
                <w:b/>
                <w:sz w:val="22"/>
                <w:szCs w:val="22"/>
              </w:rPr>
            </w:pPr>
            <w:del w:id="455" w:author="CarlosReyes" w:date="2021-03-26T15:34:00Z">
              <w:r w:rsidDel="009918B1">
                <w:rPr>
                  <w:rFonts w:cs="Arial"/>
                  <w:b/>
                  <w:sz w:val="22"/>
                  <w:szCs w:val="22"/>
                </w:rPr>
                <w:delText>Actividad</w:delText>
              </w:r>
            </w:del>
          </w:p>
        </w:tc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vAlign w:val="center"/>
          </w:tcPr>
          <w:p w14:paraId="7A67D09E" w14:textId="1E6A9C5D" w:rsidR="00D71172" w:rsidDel="009918B1" w:rsidRDefault="00660303">
            <w:pPr>
              <w:widowControl w:val="0"/>
              <w:spacing w:line="276" w:lineRule="auto"/>
              <w:jc w:val="center"/>
              <w:rPr>
                <w:del w:id="456" w:author="CarlosReyes" w:date="2021-03-26T15:34:00Z"/>
                <w:rFonts w:cs="Arial"/>
                <w:b/>
                <w:sz w:val="22"/>
                <w:szCs w:val="22"/>
              </w:rPr>
            </w:pPr>
            <w:del w:id="457" w:author="CarlosReyes" w:date="2021-03-26T15:34:00Z">
              <w:r w:rsidDel="009918B1">
                <w:rPr>
                  <w:rFonts w:cs="Arial"/>
                  <w:b/>
                  <w:sz w:val="22"/>
                  <w:szCs w:val="22"/>
                </w:rPr>
                <w:delText>Registro</w:delText>
              </w:r>
            </w:del>
          </w:p>
        </w:tc>
      </w:tr>
      <w:tr w:rsidR="00D71172" w:rsidDel="009918B1" w14:paraId="589D4BD6" w14:textId="7D711FBE">
        <w:trPr>
          <w:trHeight w:val="1647"/>
          <w:del w:id="458" w:author="CarlosReyes" w:date="2021-03-26T15:34:00Z"/>
        </w:trPr>
        <w:tc>
          <w:tcPr>
            <w:tcW w:w="16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5FA3E7" w14:textId="61525A36" w:rsidR="00D71172" w:rsidDel="009918B1" w:rsidRDefault="00660303">
            <w:pPr>
              <w:widowControl w:val="0"/>
              <w:spacing w:line="276" w:lineRule="auto"/>
              <w:jc w:val="center"/>
              <w:rPr>
                <w:del w:id="459" w:author="CarlosReyes" w:date="2021-03-26T15:34:00Z"/>
                <w:rFonts w:cs="Arial"/>
                <w:color w:val="000000"/>
                <w:sz w:val="22"/>
                <w:szCs w:val="22"/>
              </w:rPr>
            </w:pPr>
            <w:del w:id="460" w:author="CarlosReyes" w:date="2021-03-26T15:34:00Z">
              <w:r w:rsidDel="009918B1">
                <w:rPr>
                  <w:rFonts w:cs="Arial"/>
                  <w:color w:val="000000"/>
                  <w:sz w:val="22"/>
                  <w:szCs w:val="22"/>
                </w:rPr>
                <w:delText>Área Requirente</w:delText>
              </w:r>
            </w:del>
          </w:p>
        </w:tc>
        <w:tc>
          <w:tcPr>
            <w:tcW w:w="12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1FA6AB" w14:textId="6A38AA10" w:rsidR="00D71172" w:rsidDel="009918B1" w:rsidRDefault="00660303">
            <w:pPr>
              <w:widowControl w:val="0"/>
              <w:spacing w:line="276" w:lineRule="auto"/>
              <w:jc w:val="center"/>
              <w:rPr>
                <w:del w:id="461" w:author="CarlosReyes" w:date="2021-03-26T15:34:00Z"/>
                <w:rFonts w:cs="Arial"/>
                <w:b/>
                <w:color w:val="000000"/>
                <w:sz w:val="22"/>
                <w:szCs w:val="22"/>
              </w:rPr>
            </w:pPr>
            <w:del w:id="462" w:author="CarlosReyes" w:date="2021-03-26T15:34:00Z">
              <w:r w:rsidDel="009918B1">
                <w:rPr>
                  <w:rFonts w:cs="Arial"/>
                  <w:b/>
                  <w:color w:val="000000"/>
                  <w:sz w:val="22"/>
                  <w:szCs w:val="22"/>
                </w:rPr>
                <w:delText>01</w:delText>
              </w:r>
            </w:del>
          </w:p>
        </w:tc>
        <w:tc>
          <w:tcPr>
            <w:tcW w:w="42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49A81D" w14:textId="457F100A" w:rsidR="00D71172" w:rsidDel="009918B1" w:rsidRDefault="00660303">
            <w:pPr>
              <w:widowControl w:val="0"/>
              <w:spacing w:line="276" w:lineRule="auto"/>
              <w:rPr>
                <w:del w:id="463" w:author="CarlosReyes" w:date="2021-03-26T15:34:00Z"/>
                <w:rFonts w:cs="Arial"/>
                <w:color w:val="000000"/>
                <w:sz w:val="22"/>
                <w:szCs w:val="22"/>
              </w:rPr>
            </w:pPr>
            <w:del w:id="464" w:author="CarlosReyes" w:date="2021-03-26T15:34:00Z">
              <w:r w:rsidDel="009918B1">
                <w:rPr>
                  <w:rFonts w:cs="Arial"/>
                  <w:color w:val="000000"/>
                  <w:sz w:val="22"/>
                  <w:szCs w:val="22"/>
                </w:rPr>
                <w:delText>Reporta el incidente al área de Sistemas. Puede ser reportado mediante:</w:delText>
              </w:r>
            </w:del>
          </w:p>
          <w:p w14:paraId="1CC35101" w14:textId="5DBA942C" w:rsidR="00D71172" w:rsidDel="009918B1" w:rsidRDefault="00660303">
            <w:pPr>
              <w:widowControl w:val="0"/>
              <w:numPr>
                <w:ilvl w:val="0"/>
                <w:numId w:val="6"/>
              </w:numPr>
              <w:spacing w:line="276" w:lineRule="auto"/>
              <w:rPr>
                <w:del w:id="465" w:author="CarlosReyes" w:date="2021-03-26T15:34:00Z"/>
                <w:rFonts w:cs="Arial"/>
                <w:color w:val="000000"/>
                <w:sz w:val="22"/>
                <w:szCs w:val="22"/>
              </w:rPr>
            </w:pPr>
            <w:del w:id="466" w:author="CarlosReyes" w:date="2021-03-26T15:34:00Z">
              <w:r w:rsidDel="009918B1">
                <w:rPr>
                  <w:rFonts w:cs="Arial"/>
                  <w:color w:val="000000"/>
                  <w:sz w:val="22"/>
                  <w:szCs w:val="22"/>
                </w:rPr>
                <w:delText>Llamada telefónica,</w:delText>
              </w:r>
            </w:del>
          </w:p>
          <w:p w14:paraId="0C075F7E" w14:textId="1BC3D7C7" w:rsidR="00D71172" w:rsidDel="009918B1" w:rsidRDefault="00660303">
            <w:pPr>
              <w:widowControl w:val="0"/>
              <w:numPr>
                <w:ilvl w:val="0"/>
                <w:numId w:val="6"/>
              </w:numPr>
              <w:spacing w:line="276" w:lineRule="auto"/>
              <w:rPr>
                <w:del w:id="467" w:author="CarlosReyes" w:date="2021-03-26T15:34:00Z"/>
                <w:rFonts w:cs="Arial"/>
                <w:color w:val="000000"/>
                <w:sz w:val="22"/>
                <w:szCs w:val="22"/>
              </w:rPr>
            </w:pPr>
            <w:del w:id="468" w:author="CarlosReyes" w:date="2021-03-26T15:34:00Z">
              <w:r w:rsidDel="009918B1">
                <w:rPr>
                  <w:rFonts w:cs="Arial"/>
                  <w:color w:val="000000"/>
                  <w:sz w:val="22"/>
                  <w:szCs w:val="22"/>
                </w:rPr>
                <w:delText xml:space="preserve">Correo electrónico, </w:delText>
              </w:r>
            </w:del>
          </w:p>
          <w:p w14:paraId="11E72D3B" w14:textId="15EA8AF5" w:rsidR="00D71172" w:rsidDel="009918B1" w:rsidRDefault="00660303">
            <w:pPr>
              <w:widowControl w:val="0"/>
              <w:numPr>
                <w:ilvl w:val="0"/>
                <w:numId w:val="6"/>
              </w:numPr>
              <w:spacing w:line="276" w:lineRule="auto"/>
              <w:rPr>
                <w:del w:id="469" w:author="CarlosReyes" w:date="2021-03-26T15:34:00Z"/>
                <w:rFonts w:cs="Arial"/>
                <w:color w:val="000000"/>
                <w:sz w:val="22"/>
                <w:szCs w:val="22"/>
              </w:rPr>
            </w:pPr>
            <w:del w:id="470" w:author="CarlosReyes" w:date="2021-03-26T15:34:00Z">
              <w:r w:rsidDel="009918B1">
                <w:rPr>
                  <w:rFonts w:cs="Arial"/>
                  <w:color w:val="000000"/>
                  <w:sz w:val="22"/>
                  <w:szCs w:val="22"/>
                </w:rPr>
                <w:delText>Memorando,</w:delText>
              </w:r>
            </w:del>
          </w:p>
          <w:p w14:paraId="6CBEFCB5" w14:textId="23980AB6" w:rsidR="00D71172" w:rsidDel="009918B1" w:rsidRDefault="00660303">
            <w:pPr>
              <w:widowControl w:val="0"/>
              <w:numPr>
                <w:ilvl w:val="0"/>
                <w:numId w:val="6"/>
              </w:numPr>
              <w:spacing w:line="276" w:lineRule="auto"/>
              <w:rPr>
                <w:del w:id="471" w:author="CarlosReyes" w:date="2021-03-26T15:34:00Z"/>
                <w:rFonts w:cs="Arial"/>
                <w:color w:val="000000"/>
                <w:sz w:val="22"/>
                <w:szCs w:val="22"/>
              </w:rPr>
            </w:pPr>
            <w:del w:id="472" w:author="CarlosReyes" w:date="2021-03-26T15:34:00Z">
              <w:r w:rsidDel="009918B1">
                <w:rPr>
                  <w:rFonts w:cs="Arial"/>
                  <w:color w:val="000000"/>
                  <w:sz w:val="22"/>
                  <w:szCs w:val="22"/>
                </w:rPr>
                <w:delText xml:space="preserve">Modulación (radiofrecuencia), entre otros. </w:delText>
              </w:r>
            </w:del>
          </w:p>
        </w:tc>
        <w:tc>
          <w:tcPr>
            <w:tcW w:w="20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5F1A882" w14:textId="149F4B80" w:rsidR="00D71172" w:rsidDel="009918B1" w:rsidRDefault="00660303">
            <w:pPr>
              <w:widowControl w:val="0"/>
              <w:spacing w:line="276" w:lineRule="auto"/>
              <w:jc w:val="center"/>
              <w:rPr>
                <w:del w:id="473" w:author="CarlosReyes" w:date="2021-03-26T15:34:00Z"/>
                <w:rFonts w:cs="Arial"/>
                <w:color w:val="000000"/>
                <w:sz w:val="22"/>
                <w:szCs w:val="22"/>
              </w:rPr>
            </w:pPr>
            <w:del w:id="474" w:author="CarlosReyes" w:date="2021-03-26T15:34:00Z">
              <w:r w:rsidDel="009918B1">
                <w:rPr>
                  <w:rFonts w:cs="Arial"/>
                  <w:color w:val="000000"/>
                  <w:sz w:val="22"/>
                  <w:szCs w:val="22"/>
                </w:rPr>
                <w:delText>Correo electrónico</w:delText>
              </w:r>
            </w:del>
          </w:p>
          <w:p w14:paraId="52DA6DB3" w14:textId="70985442" w:rsidR="00D71172" w:rsidDel="009918B1" w:rsidRDefault="00660303">
            <w:pPr>
              <w:widowControl w:val="0"/>
              <w:spacing w:line="276" w:lineRule="auto"/>
              <w:jc w:val="center"/>
              <w:rPr>
                <w:del w:id="475" w:author="CarlosReyes" w:date="2021-03-26T15:34:00Z"/>
                <w:rFonts w:cs="Arial"/>
                <w:color w:val="000000"/>
                <w:sz w:val="22"/>
                <w:szCs w:val="22"/>
              </w:rPr>
            </w:pPr>
            <w:del w:id="476" w:author="CarlosReyes" w:date="2021-03-26T15:34:00Z">
              <w:r w:rsidDel="009918B1">
                <w:rPr>
                  <w:rFonts w:cs="Arial"/>
                  <w:color w:val="000000"/>
                  <w:sz w:val="22"/>
                  <w:szCs w:val="22"/>
                </w:rPr>
                <w:delText>(cuando aplique),</w:delText>
              </w:r>
            </w:del>
          </w:p>
          <w:p w14:paraId="20AF4A37" w14:textId="607EAE2E" w:rsidR="00D71172" w:rsidDel="009918B1" w:rsidRDefault="00660303">
            <w:pPr>
              <w:widowControl w:val="0"/>
              <w:spacing w:line="276" w:lineRule="auto"/>
              <w:jc w:val="center"/>
              <w:rPr>
                <w:del w:id="477" w:author="CarlosReyes" w:date="2021-03-26T15:34:00Z"/>
                <w:rFonts w:cs="Arial"/>
                <w:color w:val="000000"/>
                <w:sz w:val="22"/>
                <w:szCs w:val="22"/>
              </w:rPr>
            </w:pPr>
            <w:del w:id="478" w:author="CarlosReyes" w:date="2021-03-26T15:34:00Z">
              <w:r w:rsidDel="009918B1">
                <w:rPr>
                  <w:rFonts w:cs="Arial"/>
                  <w:color w:val="000000"/>
                  <w:sz w:val="22"/>
                  <w:szCs w:val="22"/>
                </w:rPr>
                <w:delText>Memorando (Cuando aplique).</w:delText>
              </w:r>
            </w:del>
          </w:p>
          <w:p w14:paraId="7FBEDFD1" w14:textId="76ED01F6" w:rsidR="00D71172" w:rsidDel="009918B1" w:rsidRDefault="00D71172">
            <w:pPr>
              <w:widowControl w:val="0"/>
              <w:spacing w:line="276" w:lineRule="auto"/>
              <w:jc w:val="left"/>
              <w:rPr>
                <w:del w:id="479" w:author="CarlosReyes" w:date="2021-03-26T15:34:00Z"/>
                <w:rFonts w:cs="Arial"/>
                <w:color w:val="000000"/>
                <w:sz w:val="22"/>
                <w:szCs w:val="22"/>
              </w:rPr>
            </w:pPr>
          </w:p>
        </w:tc>
      </w:tr>
      <w:tr w:rsidR="00D71172" w:rsidDel="009918B1" w14:paraId="568E3829" w14:textId="57DCEE19">
        <w:trPr>
          <w:trHeight w:val="2054"/>
          <w:del w:id="480" w:author="CarlosReyes" w:date="2021-03-26T15:34:00Z"/>
        </w:trPr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7334C6" w14:textId="42721E98" w:rsidR="00D71172" w:rsidDel="009918B1" w:rsidRDefault="00660303">
            <w:pPr>
              <w:widowControl w:val="0"/>
              <w:spacing w:line="276" w:lineRule="auto"/>
              <w:jc w:val="center"/>
              <w:rPr>
                <w:del w:id="481" w:author="CarlosReyes" w:date="2021-03-26T15:34:00Z"/>
                <w:rFonts w:cs="Arial"/>
                <w:color w:val="000000"/>
                <w:sz w:val="22"/>
                <w:szCs w:val="22"/>
              </w:rPr>
            </w:pPr>
            <w:del w:id="482" w:author="CarlosReyes" w:date="2021-03-26T15:34:00Z">
              <w:r w:rsidDel="009918B1">
                <w:rPr>
                  <w:rFonts w:cs="Arial"/>
                  <w:color w:val="000000"/>
                  <w:sz w:val="22"/>
                  <w:szCs w:val="22"/>
                </w:rPr>
                <w:delText>Asistente de Sistemas/</w:delText>
              </w:r>
            </w:del>
          </w:p>
          <w:p w14:paraId="4FBC5636" w14:textId="103E49C3" w:rsidR="00D71172" w:rsidDel="009918B1" w:rsidRDefault="00660303">
            <w:pPr>
              <w:widowControl w:val="0"/>
              <w:spacing w:line="276" w:lineRule="auto"/>
              <w:jc w:val="center"/>
              <w:rPr>
                <w:del w:id="483" w:author="CarlosReyes" w:date="2021-03-26T15:34:00Z"/>
                <w:rFonts w:cs="Arial"/>
                <w:color w:val="000000"/>
                <w:sz w:val="22"/>
                <w:szCs w:val="22"/>
              </w:rPr>
            </w:pPr>
            <w:del w:id="484" w:author="CarlosReyes" w:date="2021-03-26T15:34:00Z">
              <w:r w:rsidDel="009918B1">
                <w:rPr>
                  <w:rFonts w:cs="Arial"/>
                  <w:color w:val="000000"/>
                  <w:sz w:val="22"/>
                  <w:szCs w:val="22"/>
                </w:rPr>
                <w:delText>Asistente de Programación/</w:delText>
              </w:r>
            </w:del>
          </w:p>
          <w:p w14:paraId="07443DFF" w14:textId="64A113AF" w:rsidR="00D71172" w:rsidDel="009918B1" w:rsidRDefault="00660303">
            <w:pPr>
              <w:widowControl w:val="0"/>
              <w:spacing w:line="276" w:lineRule="auto"/>
              <w:jc w:val="center"/>
              <w:rPr>
                <w:del w:id="485" w:author="CarlosReyes" w:date="2021-03-26T15:34:00Z"/>
                <w:rFonts w:cs="Arial"/>
                <w:color w:val="000000"/>
                <w:sz w:val="22"/>
                <w:szCs w:val="22"/>
              </w:rPr>
            </w:pPr>
            <w:del w:id="486" w:author="CarlosReyes" w:date="2021-03-26T15:34:00Z">
              <w:r w:rsidDel="009918B1">
                <w:rPr>
                  <w:rFonts w:cs="Arial"/>
                  <w:color w:val="000000"/>
                  <w:sz w:val="22"/>
                  <w:szCs w:val="22"/>
                </w:rPr>
                <w:delText>Auxiliar de Sistemas/</w:delText>
              </w:r>
            </w:del>
          </w:p>
          <w:p w14:paraId="600B1416" w14:textId="630F1E9B" w:rsidR="00D71172" w:rsidDel="009918B1" w:rsidRDefault="00660303">
            <w:pPr>
              <w:widowControl w:val="0"/>
              <w:spacing w:line="276" w:lineRule="auto"/>
              <w:jc w:val="center"/>
              <w:rPr>
                <w:del w:id="487" w:author="CarlosReyes" w:date="2021-03-26T15:34:00Z"/>
                <w:rFonts w:cs="Arial"/>
                <w:color w:val="000000"/>
                <w:sz w:val="22"/>
                <w:szCs w:val="22"/>
              </w:rPr>
            </w:pPr>
            <w:del w:id="488" w:author="CarlosReyes" w:date="2021-03-26T15:34:00Z">
              <w:r w:rsidDel="009918B1">
                <w:rPr>
                  <w:rFonts w:cs="Arial"/>
                  <w:color w:val="000000"/>
                  <w:sz w:val="22"/>
                  <w:szCs w:val="22"/>
                </w:rPr>
                <w:delText>Auxiliar de Programación/</w:delText>
              </w:r>
              <w:r w:rsidDel="009918B1">
                <w:rPr>
                  <w:rFonts w:cs="Arial"/>
                  <w:color w:val="000000"/>
                  <w:sz w:val="22"/>
                  <w:szCs w:val="22"/>
                </w:rPr>
                <w:br/>
                <w:delText>Delegado</w:delText>
              </w:r>
            </w:del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0E6F87" w14:textId="24D6CDB8" w:rsidR="00D71172" w:rsidDel="009918B1" w:rsidRDefault="00660303">
            <w:pPr>
              <w:widowControl w:val="0"/>
              <w:spacing w:line="276" w:lineRule="auto"/>
              <w:jc w:val="center"/>
              <w:rPr>
                <w:del w:id="489" w:author="CarlosReyes" w:date="2021-03-26T15:34:00Z"/>
                <w:rFonts w:cs="Arial"/>
                <w:b/>
                <w:color w:val="000000"/>
                <w:sz w:val="22"/>
                <w:szCs w:val="22"/>
              </w:rPr>
            </w:pPr>
            <w:del w:id="490" w:author="CarlosReyes" w:date="2021-03-26T15:34:00Z">
              <w:r w:rsidDel="009918B1">
                <w:rPr>
                  <w:rFonts w:cs="Arial"/>
                  <w:b/>
                  <w:color w:val="000000"/>
                  <w:sz w:val="22"/>
                  <w:szCs w:val="22"/>
                </w:rPr>
                <w:delText>02</w:delText>
              </w:r>
            </w:del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D95839" w14:textId="573420A5" w:rsidR="00D71172" w:rsidDel="009918B1" w:rsidRDefault="00660303">
            <w:pPr>
              <w:widowControl w:val="0"/>
              <w:spacing w:line="276" w:lineRule="auto"/>
              <w:rPr>
                <w:del w:id="491" w:author="CarlosReyes" w:date="2021-03-26T15:34:00Z"/>
                <w:rFonts w:cs="Arial"/>
                <w:color w:val="000000"/>
                <w:sz w:val="22"/>
                <w:szCs w:val="22"/>
              </w:rPr>
            </w:pPr>
            <w:del w:id="492" w:author="CarlosReyes" w:date="2021-03-26T15:34:00Z">
              <w:r w:rsidDel="009918B1">
                <w:rPr>
                  <w:rFonts w:cs="Arial"/>
                  <w:color w:val="000000"/>
                  <w:sz w:val="22"/>
                  <w:szCs w:val="22"/>
                </w:rPr>
                <w:delText xml:space="preserve">Registra el ticket en la mesa de ayuda y designa al </w:delText>
              </w:r>
              <w:r w:rsidDel="009918B1">
                <w:rPr>
                  <w:rFonts w:cs="Arial"/>
                  <w:b/>
                  <w:color w:val="000000"/>
                  <w:sz w:val="22"/>
                  <w:szCs w:val="22"/>
                </w:rPr>
                <w:delText xml:space="preserve">Técnico responsable </w:delText>
              </w:r>
              <w:r w:rsidDel="009918B1">
                <w:rPr>
                  <w:rFonts w:cs="Arial"/>
                  <w:color w:val="000000"/>
                  <w:sz w:val="22"/>
                  <w:szCs w:val="22"/>
                </w:rPr>
                <w:delText xml:space="preserve">(de la Dirección de Sistemas) para la atención. </w:delText>
              </w:r>
            </w:del>
          </w:p>
          <w:p w14:paraId="251A55CE" w14:textId="05D53F19" w:rsidR="00D71172" w:rsidDel="009918B1" w:rsidRDefault="00D71172">
            <w:pPr>
              <w:widowControl w:val="0"/>
              <w:spacing w:line="276" w:lineRule="auto"/>
              <w:rPr>
                <w:del w:id="493" w:author="CarlosReyes" w:date="2021-03-26T15:34:00Z"/>
                <w:rFonts w:cs="Arial"/>
                <w:color w:val="000000"/>
                <w:sz w:val="22"/>
                <w:szCs w:val="22"/>
              </w:rPr>
            </w:pPr>
          </w:p>
          <w:p w14:paraId="7E5A842B" w14:textId="03A6CD21" w:rsidR="00D71172" w:rsidDel="009918B1" w:rsidRDefault="00660303">
            <w:pPr>
              <w:widowControl w:val="0"/>
              <w:spacing w:line="276" w:lineRule="auto"/>
              <w:rPr>
                <w:del w:id="494" w:author="CarlosReyes" w:date="2021-03-26T15:34:00Z"/>
                <w:rFonts w:cs="Arial"/>
                <w:color w:val="000000"/>
                <w:sz w:val="22"/>
                <w:szCs w:val="22"/>
              </w:rPr>
            </w:pPr>
            <w:del w:id="495" w:author="CarlosReyes" w:date="2021-03-26T15:34:00Z">
              <w:r w:rsidDel="009918B1">
                <w:rPr>
                  <w:rFonts w:cs="Arial"/>
                  <w:color w:val="000000"/>
                  <w:sz w:val="22"/>
                  <w:szCs w:val="22"/>
                </w:rPr>
                <w:delText xml:space="preserve">Nota: La notificación de la designación del técnico responsable se realizará de forma automática vía email, por medio de la Mesa de Servicios. </w:delText>
              </w:r>
            </w:del>
          </w:p>
        </w:tc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8D58A2" w14:textId="04053C0A" w:rsidR="00D71172" w:rsidDel="009918B1" w:rsidRDefault="00660303">
            <w:pPr>
              <w:widowControl w:val="0"/>
              <w:spacing w:line="276" w:lineRule="auto"/>
              <w:jc w:val="center"/>
              <w:rPr>
                <w:del w:id="496" w:author="CarlosReyes" w:date="2021-03-26T15:34:00Z"/>
                <w:rFonts w:cs="Arial"/>
                <w:color w:val="000000"/>
                <w:sz w:val="22"/>
                <w:szCs w:val="22"/>
              </w:rPr>
            </w:pPr>
            <w:del w:id="497" w:author="CarlosReyes" w:date="2021-03-26T15:34:00Z">
              <w:r w:rsidDel="009918B1">
                <w:rPr>
                  <w:rFonts w:cs="Arial"/>
                  <w:color w:val="000000"/>
                  <w:sz w:val="22"/>
                  <w:szCs w:val="22"/>
                </w:rPr>
                <w:delText xml:space="preserve">Mesa de servicio </w:delText>
              </w:r>
            </w:del>
          </w:p>
        </w:tc>
      </w:tr>
      <w:tr w:rsidR="00D71172" w:rsidDel="009918B1" w14:paraId="60BF7751" w14:textId="0B1985A3">
        <w:trPr>
          <w:trHeight w:val="973"/>
          <w:del w:id="498" w:author="CarlosReyes" w:date="2021-03-26T15:34:00Z"/>
        </w:trPr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0D59BB" w14:textId="1424A0AE" w:rsidR="00D71172" w:rsidDel="009918B1" w:rsidRDefault="00660303">
            <w:pPr>
              <w:widowControl w:val="0"/>
              <w:spacing w:line="276" w:lineRule="auto"/>
              <w:jc w:val="center"/>
              <w:rPr>
                <w:del w:id="499" w:author="CarlosReyes" w:date="2021-03-26T15:34:00Z"/>
                <w:rFonts w:cs="Arial"/>
                <w:color w:val="000000"/>
                <w:sz w:val="22"/>
                <w:szCs w:val="22"/>
              </w:rPr>
            </w:pPr>
            <w:del w:id="500" w:author="CarlosReyes" w:date="2021-03-26T15:34:00Z">
              <w:r w:rsidDel="009918B1">
                <w:rPr>
                  <w:rFonts w:cs="Arial"/>
                  <w:color w:val="000000"/>
                  <w:sz w:val="22"/>
                  <w:szCs w:val="22"/>
                </w:rPr>
                <w:delText>Técnico responsable</w:delText>
              </w:r>
            </w:del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3836CD" w14:textId="7745DFCB" w:rsidR="00D71172" w:rsidDel="009918B1" w:rsidRDefault="00660303">
            <w:pPr>
              <w:widowControl w:val="0"/>
              <w:spacing w:line="276" w:lineRule="auto"/>
              <w:jc w:val="center"/>
              <w:rPr>
                <w:del w:id="501" w:author="CarlosReyes" w:date="2021-03-26T15:34:00Z"/>
                <w:rFonts w:cs="Arial"/>
                <w:b/>
                <w:color w:val="000000"/>
                <w:sz w:val="22"/>
                <w:szCs w:val="22"/>
              </w:rPr>
            </w:pPr>
            <w:del w:id="502" w:author="CarlosReyes" w:date="2021-03-26T15:34:00Z">
              <w:r w:rsidDel="009918B1">
                <w:rPr>
                  <w:rFonts w:cs="Arial"/>
                  <w:b/>
                  <w:color w:val="000000"/>
                  <w:sz w:val="22"/>
                  <w:szCs w:val="22"/>
                </w:rPr>
                <w:delText>03</w:delText>
              </w:r>
            </w:del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9AFE1D" w14:textId="05D44EFF" w:rsidR="00D71172" w:rsidDel="009918B1" w:rsidRDefault="00660303">
            <w:pPr>
              <w:widowControl w:val="0"/>
              <w:spacing w:line="276" w:lineRule="auto"/>
              <w:rPr>
                <w:del w:id="503" w:author="CarlosReyes" w:date="2021-03-26T15:34:00Z"/>
                <w:rFonts w:cs="Arial"/>
                <w:color w:val="000000"/>
                <w:sz w:val="22"/>
                <w:szCs w:val="22"/>
              </w:rPr>
            </w:pPr>
            <w:del w:id="504" w:author="CarlosReyes" w:date="2021-03-26T15:34:00Z">
              <w:r w:rsidDel="009918B1">
                <w:rPr>
                  <w:rFonts w:cs="Arial"/>
                  <w:color w:val="000000"/>
                  <w:sz w:val="22"/>
                  <w:szCs w:val="22"/>
                </w:rPr>
                <w:delText xml:space="preserve">Realiza y registra las actividades conforme al requerimiento. </w:delText>
              </w:r>
            </w:del>
          </w:p>
        </w:tc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135562" w14:textId="0FE97AD2" w:rsidR="00D71172" w:rsidDel="009918B1" w:rsidRDefault="00660303">
            <w:pPr>
              <w:widowControl w:val="0"/>
              <w:spacing w:line="276" w:lineRule="auto"/>
              <w:jc w:val="center"/>
              <w:rPr>
                <w:del w:id="505" w:author="CarlosReyes" w:date="2021-03-26T15:34:00Z"/>
                <w:rFonts w:cs="Arial"/>
                <w:color w:val="000000"/>
                <w:sz w:val="22"/>
                <w:szCs w:val="22"/>
              </w:rPr>
            </w:pPr>
            <w:del w:id="506" w:author="CarlosReyes" w:date="2021-03-26T15:34:00Z">
              <w:r w:rsidDel="009918B1">
                <w:rPr>
                  <w:rFonts w:cs="Arial"/>
                  <w:color w:val="000000"/>
                  <w:sz w:val="22"/>
                  <w:szCs w:val="22"/>
                </w:rPr>
                <w:delText xml:space="preserve">Mesa de servicio </w:delText>
              </w:r>
            </w:del>
          </w:p>
        </w:tc>
      </w:tr>
      <w:tr w:rsidR="00D71172" w:rsidDel="009918B1" w14:paraId="63B65666" w14:textId="45F98712">
        <w:trPr>
          <w:trHeight w:val="1539"/>
          <w:del w:id="507" w:author="CarlosReyes" w:date="2021-03-26T15:34:00Z"/>
        </w:trPr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515078" w14:textId="42CF6E49" w:rsidR="00D71172" w:rsidDel="009918B1" w:rsidRDefault="00660303">
            <w:pPr>
              <w:widowControl w:val="0"/>
              <w:spacing w:line="276" w:lineRule="auto"/>
              <w:jc w:val="center"/>
              <w:rPr>
                <w:del w:id="508" w:author="CarlosReyes" w:date="2021-03-26T15:34:00Z"/>
                <w:rFonts w:cs="Arial"/>
                <w:color w:val="000000"/>
                <w:sz w:val="22"/>
                <w:szCs w:val="22"/>
              </w:rPr>
            </w:pPr>
            <w:del w:id="509" w:author="CarlosReyes" w:date="2021-03-26T15:34:00Z">
              <w:r w:rsidDel="009918B1">
                <w:rPr>
                  <w:rFonts w:cs="Arial"/>
                  <w:color w:val="000000"/>
                  <w:sz w:val="22"/>
                  <w:szCs w:val="22"/>
                </w:rPr>
                <w:delText>Técnico responsable</w:delText>
              </w:r>
            </w:del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88D09A" w14:textId="243BED34" w:rsidR="00D71172" w:rsidDel="009918B1" w:rsidRDefault="00660303">
            <w:pPr>
              <w:widowControl w:val="0"/>
              <w:spacing w:line="276" w:lineRule="auto"/>
              <w:jc w:val="center"/>
              <w:rPr>
                <w:del w:id="510" w:author="CarlosReyes" w:date="2021-03-26T15:34:00Z"/>
                <w:rFonts w:cs="Arial"/>
                <w:b/>
                <w:color w:val="000000"/>
                <w:sz w:val="22"/>
                <w:szCs w:val="22"/>
              </w:rPr>
            </w:pPr>
            <w:del w:id="511" w:author="CarlosReyes" w:date="2021-03-26T15:34:00Z">
              <w:r w:rsidDel="009918B1">
                <w:rPr>
                  <w:rFonts w:cs="Arial"/>
                  <w:b/>
                  <w:color w:val="000000"/>
                  <w:sz w:val="22"/>
                  <w:szCs w:val="22"/>
                </w:rPr>
                <w:delText>04</w:delText>
              </w:r>
            </w:del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B788F4" w14:textId="006F0104" w:rsidR="00D71172" w:rsidDel="009918B1" w:rsidRDefault="00660303">
            <w:pPr>
              <w:widowControl w:val="0"/>
              <w:spacing w:line="276" w:lineRule="auto"/>
              <w:rPr>
                <w:del w:id="512" w:author="CarlosReyes" w:date="2021-03-26T15:34:00Z"/>
                <w:rFonts w:cs="Arial"/>
                <w:color w:val="000000"/>
                <w:sz w:val="22"/>
                <w:szCs w:val="22"/>
              </w:rPr>
            </w:pPr>
            <w:del w:id="513" w:author="CarlosReyes" w:date="2021-03-26T15:34:00Z">
              <w:r w:rsidDel="009918B1">
                <w:rPr>
                  <w:rFonts w:cs="Arial"/>
                  <w:color w:val="000000"/>
                  <w:sz w:val="22"/>
                  <w:szCs w:val="22"/>
                </w:rPr>
                <w:delText xml:space="preserve">Actualiza el estado del ticket (en espera, resuelto, cerrado, etc.) según corresponda. </w:delText>
              </w:r>
            </w:del>
          </w:p>
        </w:tc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0DA66C" w14:textId="6F3B0346" w:rsidR="00D71172" w:rsidDel="009918B1" w:rsidRDefault="00660303">
            <w:pPr>
              <w:widowControl w:val="0"/>
              <w:spacing w:line="276" w:lineRule="auto"/>
              <w:jc w:val="center"/>
              <w:rPr>
                <w:del w:id="514" w:author="CarlosReyes" w:date="2021-03-26T15:34:00Z"/>
                <w:rFonts w:cs="Arial"/>
                <w:color w:val="000000"/>
                <w:sz w:val="22"/>
                <w:szCs w:val="22"/>
              </w:rPr>
            </w:pPr>
            <w:del w:id="515" w:author="CarlosReyes" w:date="2021-03-26T15:34:00Z">
              <w:r w:rsidDel="009918B1">
                <w:rPr>
                  <w:rFonts w:cs="Arial"/>
                  <w:color w:val="000000"/>
                  <w:sz w:val="22"/>
                  <w:szCs w:val="22"/>
                </w:rPr>
                <w:delText>Mesa de servicio</w:delText>
              </w:r>
            </w:del>
          </w:p>
        </w:tc>
      </w:tr>
      <w:tr w:rsidR="00D71172" w:rsidDel="009918B1" w14:paraId="34867B32" w14:textId="31BA61B1">
        <w:trPr>
          <w:trHeight w:val="1124"/>
          <w:del w:id="516" w:author="CarlosReyes" w:date="2021-03-26T15:34:00Z"/>
        </w:trPr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1D66BC" w14:textId="20A0BB9A" w:rsidR="00D71172" w:rsidDel="009918B1" w:rsidRDefault="00660303">
            <w:pPr>
              <w:widowControl w:val="0"/>
              <w:spacing w:line="276" w:lineRule="auto"/>
              <w:jc w:val="center"/>
              <w:rPr>
                <w:del w:id="517" w:author="CarlosReyes" w:date="2021-03-26T15:34:00Z"/>
                <w:rFonts w:cs="Arial"/>
                <w:color w:val="000000"/>
                <w:sz w:val="22"/>
                <w:szCs w:val="22"/>
              </w:rPr>
            </w:pPr>
            <w:del w:id="518" w:author="CarlosReyes" w:date="2021-03-26T15:34:00Z">
              <w:r w:rsidDel="009918B1">
                <w:rPr>
                  <w:rFonts w:cs="Arial"/>
                  <w:color w:val="000000"/>
                  <w:sz w:val="22"/>
                  <w:szCs w:val="22"/>
                </w:rPr>
                <w:lastRenderedPageBreak/>
                <w:delText>Técnico responsable</w:delText>
              </w:r>
            </w:del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FB38C7" w14:textId="18042F93" w:rsidR="00D71172" w:rsidDel="009918B1" w:rsidRDefault="00660303">
            <w:pPr>
              <w:widowControl w:val="0"/>
              <w:spacing w:line="276" w:lineRule="auto"/>
              <w:jc w:val="center"/>
              <w:rPr>
                <w:del w:id="519" w:author="CarlosReyes" w:date="2021-03-26T15:34:00Z"/>
                <w:rFonts w:cs="Arial"/>
                <w:b/>
                <w:color w:val="000000"/>
                <w:sz w:val="22"/>
                <w:szCs w:val="22"/>
              </w:rPr>
            </w:pPr>
            <w:del w:id="520" w:author="CarlosReyes" w:date="2021-03-26T15:34:00Z">
              <w:r w:rsidDel="009918B1">
                <w:rPr>
                  <w:rFonts w:cs="Arial"/>
                  <w:b/>
                  <w:color w:val="000000"/>
                  <w:sz w:val="22"/>
                  <w:szCs w:val="22"/>
                </w:rPr>
                <w:delText>05</w:delText>
              </w:r>
            </w:del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BDF525" w14:textId="2540D5ED" w:rsidR="00D71172" w:rsidDel="009918B1" w:rsidRDefault="00660303">
            <w:pPr>
              <w:widowControl w:val="0"/>
              <w:spacing w:line="276" w:lineRule="auto"/>
              <w:rPr>
                <w:del w:id="521" w:author="CarlosReyes" w:date="2021-03-26T15:34:00Z"/>
                <w:rFonts w:cs="Arial"/>
                <w:color w:val="000000"/>
                <w:sz w:val="22"/>
                <w:szCs w:val="22"/>
              </w:rPr>
            </w:pPr>
            <w:del w:id="522" w:author="CarlosReyes" w:date="2021-03-26T15:34:00Z">
              <w:r w:rsidDel="009918B1">
                <w:rPr>
                  <w:rFonts w:cs="Arial"/>
                  <w:color w:val="000000"/>
                  <w:sz w:val="22"/>
                  <w:szCs w:val="22"/>
                </w:rPr>
                <w:delText>Comunica al Área Requirente la culminación de la atención brindada.</w:delText>
              </w:r>
            </w:del>
          </w:p>
          <w:p w14:paraId="5D7277E3" w14:textId="435B9A12" w:rsidR="00D71172" w:rsidDel="009918B1" w:rsidRDefault="00D71172">
            <w:pPr>
              <w:widowControl w:val="0"/>
              <w:spacing w:line="276" w:lineRule="auto"/>
              <w:rPr>
                <w:del w:id="523" w:author="CarlosReyes" w:date="2021-03-26T15:34:00Z"/>
                <w:rFonts w:cs="Arial"/>
                <w:color w:val="000000"/>
                <w:sz w:val="22"/>
                <w:szCs w:val="22"/>
              </w:rPr>
            </w:pPr>
          </w:p>
          <w:p w14:paraId="0B6E2B71" w14:textId="2A91251B" w:rsidR="00D71172" w:rsidDel="009918B1" w:rsidRDefault="00660303">
            <w:pPr>
              <w:widowControl w:val="0"/>
              <w:spacing w:line="276" w:lineRule="auto"/>
              <w:rPr>
                <w:del w:id="524" w:author="CarlosReyes" w:date="2021-03-26T15:34:00Z"/>
                <w:rFonts w:cs="Arial"/>
                <w:color w:val="000000"/>
                <w:sz w:val="22"/>
                <w:szCs w:val="22"/>
              </w:rPr>
            </w:pPr>
            <w:del w:id="525" w:author="CarlosReyes" w:date="2021-03-26T15:34:00Z">
              <w:r w:rsidDel="009918B1">
                <w:rPr>
                  <w:rFonts w:cs="Arial"/>
                  <w:color w:val="000000"/>
                  <w:sz w:val="22"/>
                  <w:szCs w:val="22"/>
                </w:rPr>
                <w:delText>Nota: El sistema de mesa de ayuda puede enviar mensaje automático.</w:delText>
              </w:r>
            </w:del>
          </w:p>
        </w:tc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8537B7" w14:textId="20EFD717" w:rsidR="00D71172" w:rsidDel="009918B1" w:rsidRDefault="00660303">
            <w:pPr>
              <w:widowControl w:val="0"/>
              <w:spacing w:line="276" w:lineRule="auto"/>
              <w:jc w:val="center"/>
              <w:rPr>
                <w:del w:id="526" w:author="CarlosReyes" w:date="2021-03-26T15:34:00Z"/>
                <w:rFonts w:cs="Arial"/>
                <w:color w:val="000000"/>
                <w:sz w:val="22"/>
                <w:szCs w:val="22"/>
              </w:rPr>
            </w:pPr>
            <w:del w:id="527" w:author="CarlosReyes" w:date="2021-03-26T15:34:00Z">
              <w:r w:rsidDel="009918B1">
                <w:rPr>
                  <w:rFonts w:cs="Arial"/>
                  <w:color w:val="000000"/>
                  <w:sz w:val="22"/>
                  <w:szCs w:val="22"/>
                </w:rPr>
                <w:delText>Correo electrónico</w:delText>
              </w:r>
            </w:del>
          </w:p>
          <w:p w14:paraId="3DB71AA8" w14:textId="2C1B633A" w:rsidR="00D71172" w:rsidDel="009918B1" w:rsidRDefault="00D71172">
            <w:pPr>
              <w:widowControl w:val="0"/>
              <w:spacing w:line="276" w:lineRule="auto"/>
              <w:jc w:val="center"/>
              <w:rPr>
                <w:del w:id="528" w:author="CarlosReyes" w:date="2021-03-26T15:34:00Z"/>
                <w:rFonts w:cs="Arial"/>
                <w:color w:val="000000"/>
                <w:sz w:val="22"/>
                <w:szCs w:val="22"/>
              </w:rPr>
            </w:pPr>
          </w:p>
        </w:tc>
      </w:tr>
      <w:tr w:rsidR="00D71172" w:rsidDel="009918B1" w14:paraId="0301642D" w14:textId="3868DF13">
        <w:trPr>
          <w:trHeight w:val="1975"/>
          <w:del w:id="529" w:author="CarlosReyes" w:date="2021-03-26T15:34:00Z"/>
        </w:trPr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30F0AD" w14:textId="52BEB4D4" w:rsidR="00D71172" w:rsidDel="009918B1" w:rsidRDefault="00660303">
            <w:pPr>
              <w:widowControl w:val="0"/>
              <w:spacing w:line="276" w:lineRule="auto"/>
              <w:jc w:val="center"/>
              <w:rPr>
                <w:del w:id="530" w:author="CarlosReyes" w:date="2021-03-26T15:34:00Z"/>
                <w:rFonts w:cs="Arial"/>
                <w:sz w:val="22"/>
                <w:szCs w:val="22"/>
              </w:rPr>
            </w:pPr>
            <w:del w:id="531" w:author="CarlosReyes" w:date="2021-03-26T15:34:00Z">
              <w:r w:rsidDel="009918B1">
                <w:rPr>
                  <w:rFonts w:cs="Arial"/>
                  <w:color w:val="000000"/>
                  <w:sz w:val="22"/>
                  <w:szCs w:val="22"/>
                </w:rPr>
                <w:delText>Analista de Infraestructura TI</w:delText>
              </w:r>
            </w:del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8DE993" w14:textId="2B535C41" w:rsidR="00D71172" w:rsidDel="009918B1" w:rsidRDefault="00660303">
            <w:pPr>
              <w:widowControl w:val="0"/>
              <w:spacing w:line="276" w:lineRule="auto"/>
              <w:jc w:val="center"/>
              <w:rPr>
                <w:del w:id="532" w:author="CarlosReyes" w:date="2021-03-26T15:34:00Z"/>
                <w:rFonts w:cs="Arial"/>
                <w:b/>
                <w:sz w:val="22"/>
                <w:szCs w:val="22"/>
              </w:rPr>
            </w:pPr>
            <w:del w:id="533" w:author="CarlosReyes" w:date="2021-03-26T15:34:00Z">
              <w:r w:rsidDel="009918B1">
                <w:rPr>
                  <w:rFonts w:cs="Arial"/>
                  <w:b/>
                  <w:color w:val="000000"/>
                  <w:sz w:val="22"/>
                  <w:szCs w:val="22"/>
                </w:rPr>
                <w:delText>06</w:delText>
              </w:r>
            </w:del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46863D" w14:textId="7DCC2573" w:rsidR="00D71172" w:rsidDel="009918B1" w:rsidRDefault="00660303">
            <w:pPr>
              <w:widowControl w:val="0"/>
              <w:spacing w:line="276" w:lineRule="auto"/>
              <w:rPr>
                <w:del w:id="534" w:author="CarlosReyes" w:date="2021-03-26T15:34:00Z"/>
                <w:rFonts w:cs="Arial"/>
                <w:sz w:val="22"/>
                <w:szCs w:val="22"/>
              </w:rPr>
            </w:pPr>
            <w:del w:id="535" w:author="CarlosReyes" w:date="2021-03-26T15:34:00Z">
              <w:r w:rsidDel="009918B1">
                <w:rPr>
                  <w:rFonts w:cs="Arial"/>
                  <w:color w:val="000000"/>
                  <w:sz w:val="22"/>
                  <w:szCs w:val="22"/>
                </w:rPr>
                <w:delText xml:space="preserve">Supervisa la mesa de ayuda y reporta al Jefe/Director de Sistemas. </w:delText>
              </w:r>
            </w:del>
          </w:p>
          <w:p w14:paraId="5D98CA32" w14:textId="1BC5B17A" w:rsidR="00D71172" w:rsidDel="009918B1" w:rsidRDefault="00D71172">
            <w:pPr>
              <w:widowControl w:val="0"/>
              <w:spacing w:line="276" w:lineRule="auto"/>
              <w:rPr>
                <w:del w:id="536" w:author="CarlosReyes" w:date="2021-03-26T15:34:00Z"/>
                <w:rFonts w:cs="Arial"/>
                <w:sz w:val="22"/>
                <w:szCs w:val="22"/>
              </w:rPr>
            </w:pPr>
          </w:p>
          <w:p w14:paraId="4991B98E" w14:textId="5B37EA8F" w:rsidR="00D71172" w:rsidDel="009918B1" w:rsidRDefault="00660303">
            <w:pPr>
              <w:widowControl w:val="0"/>
              <w:spacing w:line="276" w:lineRule="auto"/>
              <w:rPr>
                <w:del w:id="537" w:author="CarlosReyes" w:date="2021-03-26T15:34:00Z"/>
                <w:rFonts w:cs="Arial"/>
                <w:sz w:val="22"/>
                <w:szCs w:val="22"/>
              </w:rPr>
            </w:pPr>
            <w:del w:id="538" w:author="CarlosReyes" w:date="2021-03-26T15:34:00Z">
              <w:r w:rsidDel="009918B1">
                <w:rPr>
                  <w:rFonts w:cs="Arial"/>
                  <w:b/>
                  <w:color w:val="000000"/>
                  <w:sz w:val="22"/>
                  <w:szCs w:val="22"/>
                </w:rPr>
                <w:delText>Nota:</w:delText>
              </w:r>
              <w:r w:rsidDel="009918B1">
                <w:rPr>
                  <w:rFonts w:cs="Arial"/>
                  <w:color w:val="000000"/>
                  <w:sz w:val="22"/>
                  <w:szCs w:val="22"/>
                </w:rPr>
                <w:delText xml:space="preserve"> Este reporte se remitirá de conformidad a la periodicidad definida por la Dirección de Sistemas, sin perjuicios de que sea solicitado cuando se estime conveniente. (Tickets en curso, en espera, resueltos, etc.).</w:delText>
              </w:r>
            </w:del>
          </w:p>
        </w:tc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884ACF" w14:textId="0B2E4EF6" w:rsidR="00D71172" w:rsidDel="009918B1" w:rsidRDefault="00D71172">
            <w:pPr>
              <w:widowControl w:val="0"/>
              <w:spacing w:line="276" w:lineRule="auto"/>
              <w:jc w:val="center"/>
              <w:rPr>
                <w:del w:id="539" w:author="CarlosReyes" w:date="2021-03-26T15:34:00Z"/>
                <w:rFonts w:cs="Arial"/>
                <w:sz w:val="22"/>
                <w:szCs w:val="22"/>
              </w:rPr>
            </w:pPr>
          </w:p>
          <w:p w14:paraId="65AAD950" w14:textId="025728EF" w:rsidR="00D71172" w:rsidDel="009918B1" w:rsidRDefault="00660303">
            <w:pPr>
              <w:widowControl w:val="0"/>
              <w:spacing w:line="276" w:lineRule="auto"/>
              <w:jc w:val="center"/>
              <w:rPr>
                <w:del w:id="540" w:author="CarlosReyes" w:date="2021-03-26T15:34:00Z"/>
                <w:rFonts w:cs="Arial"/>
                <w:sz w:val="22"/>
                <w:szCs w:val="22"/>
              </w:rPr>
            </w:pPr>
            <w:del w:id="541" w:author="CarlosReyes" w:date="2021-03-26T15:34:00Z">
              <w:r w:rsidDel="009918B1">
                <w:rPr>
                  <w:rFonts w:cs="Arial"/>
                  <w:sz w:val="22"/>
                  <w:szCs w:val="22"/>
                </w:rPr>
                <w:delText>Correo electrónico</w:delText>
              </w:r>
            </w:del>
          </w:p>
          <w:p w14:paraId="665FC47A" w14:textId="64CA1A89" w:rsidR="00D71172" w:rsidDel="009918B1" w:rsidRDefault="00D71172">
            <w:pPr>
              <w:widowControl w:val="0"/>
              <w:spacing w:line="276" w:lineRule="auto"/>
              <w:jc w:val="left"/>
              <w:rPr>
                <w:del w:id="542" w:author="CarlosReyes" w:date="2021-03-26T15:34:00Z"/>
                <w:rFonts w:cs="Arial"/>
                <w:sz w:val="22"/>
                <w:szCs w:val="22"/>
              </w:rPr>
            </w:pPr>
          </w:p>
        </w:tc>
      </w:tr>
    </w:tbl>
    <w:p w14:paraId="676CBC61" w14:textId="2A42BC90" w:rsidR="00D71172" w:rsidDel="009918B1" w:rsidRDefault="00D71172">
      <w:pPr>
        <w:tabs>
          <w:tab w:val="clear" w:pos="7560"/>
        </w:tabs>
        <w:spacing w:line="276" w:lineRule="auto"/>
        <w:jc w:val="left"/>
        <w:rPr>
          <w:del w:id="543" w:author="CarlosReyes" w:date="2021-03-26T15:34:00Z"/>
          <w:rFonts w:cs="Arial"/>
          <w:b/>
          <w:szCs w:val="24"/>
        </w:rPr>
      </w:pPr>
    </w:p>
    <w:p w14:paraId="5183D19F" w14:textId="5D489FED" w:rsidR="00D71172" w:rsidDel="009918B1" w:rsidRDefault="00D71172">
      <w:pPr>
        <w:tabs>
          <w:tab w:val="clear" w:pos="7560"/>
        </w:tabs>
        <w:spacing w:line="276" w:lineRule="auto"/>
        <w:jc w:val="left"/>
        <w:rPr>
          <w:del w:id="544" w:author="CarlosReyes" w:date="2021-03-26T15:34:00Z"/>
          <w:rFonts w:cs="Arial"/>
          <w:b/>
          <w:szCs w:val="24"/>
        </w:rPr>
      </w:pPr>
    </w:p>
    <w:p w14:paraId="490D9F52" w14:textId="2731BAC4" w:rsidR="00D71172" w:rsidDel="009918B1" w:rsidRDefault="00660303">
      <w:pPr>
        <w:pStyle w:val="Tabla"/>
        <w:numPr>
          <w:ilvl w:val="1"/>
          <w:numId w:val="1"/>
        </w:numPr>
        <w:spacing w:line="276" w:lineRule="auto"/>
        <w:ind w:left="0" w:firstLine="0"/>
        <w:outlineLvl w:val="0"/>
        <w:rPr>
          <w:del w:id="545" w:author="CarlosReyes" w:date="2021-03-26T15:34:00Z"/>
        </w:rPr>
      </w:pPr>
      <w:bookmarkStart w:id="546" w:name="__RefHeading___Toc731_2615487998"/>
      <w:bookmarkEnd w:id="546"/>
      <w:del w:id="547" w:author="CarlosReyes" w:date="2021-03-26T15:34:00Z">
        <w:r w:rsidDel="009918B1">
          <w:delText>SOPORTE TÉCNICO DE CONTRATISTAS/PROVEEDORES</w:delText>
        </w:r>
      </w:del>
    </w:p>
    <w:p w14:paraId="2AA5EF79" w14:textId="39D6AF65" w:rsidR="00D71172" w:rsidDel="009918B1" w:rsidRDefault="00D71172">
      <w:pPr>
        <w:pStyle w:val="Tabla"/>
        <w:numPr>
          <w:ilvl w:val="0"/>
          <w:numId w:val="0"/>
        </w:numPr>
        <w:spacing w:line="276" w:lineRule="auto"/>
        <w:outlineLvl w:val="0"/>
        <w:rPr>
          <w:del w:id="548" w:author="CarlosReyes" w:date="2021-03-26T15:34:00Z"/>
        </w:rPr>
      </w:pPr>
    </w:p>
    <w:tbl>
      <w:tblPr>
        <w:tblW w:w="9214" w:type="dxa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52"/>
        <w:gridCol w:w="1235"/>
        <w:gridCol w:w="4265"/>
        <w:gridCol w:w="2062"/>
      </w:tblGrid>
      <w:tr w:rsidR="00D71172" w:rsidDel="009918B1" w14:paraId="2FE18B17" w14:textId="397545C5">
        <w:trPr>
          <w:trHeight w:val="510"/>
          <w:del w:id="549" w:author="CarlosReyes" w:date="2021-03-26T15:34:00Z"/>
        </w:trPr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vAlign w:val="center"/>
          </w:tcPr>
          <w:p w14:paraId="3AE0B0E6" w14:textId="141775DC" w:rsidR="00D71172" w:rsidDel="009918B1" w:rsidRDefault="00660303">
            <w:pPr>
              <w:widowControl w:val="0"/>
              <w:spacing w:line="276" w:lineRule="auto"/>
              <w:jc w:val="center"/>
              <w:rPr>
                <w:del w:id="550" w:author="CarlosReyes" w:date="2021-03-26T15:34:00Z"/>
                <w:rFonts w:cs="Arial"/>
                <w:b/>
                <w:color w:val="000000"/>
                <w:sz w:val="22"/>
                <w:szCs w:val="22"/>
              </w:rPr>
            </w:pPr>
            <w:del w:id="551" w:author="CarlosReyes" w:date="2021-03-26T15:34:00Z">
              <w:r w:rsidDel="009918B1">
                <w:rPr>
                  <w:rFonts w:cs="Arial"/>
                  <w:b/>
                  <w:color w:val="000000"/>
                  <w:sz w:val="22"/>
                  <w:szCs w:val="22"/>
                </w:rPr>
                <w:delText>Responsable</w:delText>
              </w:r>
            </w:del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vAlign w:val="center"/>
          </w:tcPr>
          <w:p w14:paraId="58EF4D62" w14:textId="256B1085" w:rsidR="00D71172" w:rsidDel="009918B1" w:rsidRDefault="00660303">
            <w:pPr>
              <w:widowControl w:val="0"/>
              <w:spacing w:line="276" w:lineRule="auto"/>
              <w:jc w:val="center"/>
              <w:rPr>
                <w:del w:id="552" w:author="CarlosReyes" w:date="2021-03-26T15:34:00Z"/>
                <w:rFonts w:cs="Arial"/>
                <w:b/>
                <w:color w:val="000000"/>
                <w:sz w:val="22"/>
                <w:szCs w:val="22"/>
              </w:rPr>
            </w:pPr>
            <w:del w:id="553" w:author="CarlosReyes" w:date="2021-03-26T15:34:00Z">
              <w:r w:rsidDel="009918B1">
                <w:rPr>
                  <w:rFonts w:cs="Arial"/>
                  <w:b/>
                  <w:color w:val="000000"/>
                  <w:sz w:val="22"/>
                  <w:szCs w:val="22"/>
                </w:rPr>
                <w:delText>Secuencia</w:delText>
              </w:r>
            </w:del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vAlign w:val="center"/>
          </w:tcPr>
          <w:p w14:paraId="6F787CAB" w14:textId="2E93D354" w:rsidR="00D71172" w:rsidDel="009918B1" w:rsidRDefault="00660303">
            <w:pPr>
              <w:widowControl w:val="0"/>
              <w:spacing w:line="276" w:lineRule="auto"/>
              <w:jc w:val="center"/>
              <w:rPr>
                <w:del w:id="554" w:author="CarlosReyes" w:date="2021-03-26T15:34:00Z"/>
                <w:rFonts w:cs="Arial"/>
                <w:b/>
                <w:color w:val="000000"/>
                <w:sz w:val="22"/>
                <w:szCs w:val="22"/>
              </w:rPr>
            </w:pPr>
            <w:del w:id="555" w:author="CarlosReyes" w:date="2021-03-26T15:34:00Z">
              <w:r w:rsidDel="009918B1">
                <w:rPr>
                  <w:rFonts w:cs="Arial"/>
                  <w:b/>
                  <w:color w:val="000000"/>
                  <w:sz w:val="22"/>
                  <w:szCs w:val="22"/>
                </w:rPr>
                <w:delText>Actividad</w:delText>
              </w:r>
            </w:del>
          </w:p>
        </w:tc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vAlign w:val="center"/>
          </w:tcPr>
          <w:p w14:paraId="7C53A4AD" w14:textId="575D82F1" w:rsidR="00D71172" w:rsidDel="009918B1" w:rsidRDefault="00660303">
            <w:pPr>
              <w:widowControl w:val="0"/>
              <w:spacing w:line="276" w:lineRule="auto"/>
              <w:jc w:val="center"/>
              <w:rPr>
                <w:del w:id="556" w:author="CarlosReyes" w:date="2021-03-26T15:34:00Z"/>
                <w:rFonts w:cs="Arial"/>
                <w:b/>
                <w:color w:val="000000"/>
                <w:sz w:val="22"/>
                <w:szCs w:val="22"/>
              </w:rPr>
            </w:pPr>
            <w:del w:id="557" w:author="CarlosReyes" w:date="2021-03-26T15:34:00Z">
              <w:r w:rsidDel="009918B1">
                <w:rPr>
                  <w:rFonts w:cs="Arial"/>
                  <w:b/>
                  <w:color w:val="000000"/>
                  <w:sz w:val="22"/>
                  <w:szCs w:val="22"/>
                </w:rPr>
                <w:delText>Registro</w:delText>
              </w:r>
            </w:del>
          </w:p>
        </w:tc>
      </w:tr>
      <w:tr w:rsidR="00D71172" w:rsidDel="009918B1" w14:paraId="44223E84" w14:textId="2D9DE145">
        <w:trPr>
          <w:trHeight w:val="1647"/>
          <w:del w:id="558" w:author="CarlosReyes" w:date="2021-03-26T15:34:00Z"/>
        </w:trPr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A1D023" w14:textId="70BBAAA6" w:rsidR="00D71172" w:rsidDel="009918B1" w:rsidRDefault="00660303">
            <w:pPr>
              <w:widowControl w:val="0"/>
              <w:spacing w:line="276" w:lineRule="auto"/>
              <w:jc w:val="center"/>
              <w:rPr>
                <w:del w:id="559" w:author="CarlosReyes" w:date="2021-03-26T15:34:00Z"/>
                <w:rFonts w:cs="Arial"/>
                <w:color w:val="000000"/>
                <w:sz w:val="22"/>
                <w:szCs w:val="22"/>
              </w:rPr>
            </w:pPr>
            <w:del w:id="560" w:author="CarlosReyes" w:date="2021-03-26T15:34:00Z">
              <w:r w:rsidDel="009918B1">
                <w:rPr>
                  <w:rFonts w:cs="Arial"/>
                  <w:color w:val="000000"/>
                  <w:sz w:val="22"/>
                  <w:szCs w:val="22"/>
                </w:rPr>
                <w:delText>Área Requirente</w:delText>
              </w:r>
            </w:del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BAC64D" w14:textId="7945B1B4" w:rsidR="00D71172" w:rsidDel="009918B1" w:rsidRDefault="00660303">
            <w:pPr>
              <w:widowControl w:val="0"/>
              <w:spacing w:line="276" w:lineRule="auto"/>
              <w:jc w:val="center"/>
              <w:rPr>
                <w:del w:id="561" w:author="CarlosReyes" w:date="2021-03-26T15:34:00Z"/>
                <w:rFonts w:cs="Arial"/>
                <w:b/>
                <w:color w:val="000000"/>
                <w:sz w:val="22"/>
                <w:szCs w:val="22"/>
              </w:rPr>
            </w:pPr>
            <w:del w:id="562" w:author="CarlosReyes" w:date="2021-03-26T15:34:00Z">
              <w:r w:rsidDel="009918B1">
                <w:rPr>
                  <w:rFonts w:cs="Arial"/>
                  <w:b/>
                  <w:color w:val="000000"/>
                  <w:sz w:val="22"/>
                  <w:szCs w:val="22"/>
                </w:rPr>
                <w:delText>01</w:delText>
              </w:r>
            </w:del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564DEB" w14:textId="1F66452D" w:rsidR="00D71172" w:rsidDel="009918B1" w:rsidRDefault="00660303">
            <w:pPr>
              <w:widowControl w:val="0"/>
              <w:spacing w:line="276" w:lineRule="auto"/>
              <w:rPr>
                <w:del w:id="563" w:author="CarlosReyes" w:date="2021-03-26T15:34:00Z"/>
                <w:rFonts w:cs="Arial"/>
                <w:color w:val="000000"/>
                <w:sz w:val="22"/>
                <w:szCs w:val="22"/>
              </w:rPr>
            </w:pPr>
            <w:del w:id="564" w:author="CarlosReyes" w:date="2021-03-26T15:34:00Z">
              <w:r w:rsidDel="009918B1">
                <w:rPr>
                  <w:rFonts w:cs="Arial"/>
                  <w:color w:val="000000"/>
                  <w:sz w:val="22"/>
                  <w:szCs w:val="22"/>
                </w:rPr>
                <w:delText>Reporta el incidente al área de Sistemas mediante:</w:delText>
              </w:r>
            </w:del>
          </w:p>
          <w:p w14:paraId="4DF7F0F5" w14:textId="7970481B" w:rsidR="00D71172" w:rsidDel="009918B1" w:rsidRDefault="00660303">
            <w:pPr>
              <w:widowControl w:val="0"/>
              <w:numPr>
                <w:ilvl w:val="0"/>
                <w:numId w:val="6"/>
              </w:numPr>
              <w:spacing w:line="276" w:lineRule="auto"/>
              <w:rPr>
                <w:del w:id="565" w:author="CarlosReyes" w:date="2021-03-26T15:34:00Z"/>
                <w:rFonts w:cs="Arial"/>
                <w:color w:val="000000"/>
                <w:sz w:val="22"/>
                <w:szCs w:val="22"/>
              </w:rPr>
            </w:pPr>
            <w:del w:id="566" w:author="CarlosReyes" w:date="2021-03-26T15:34:00Z">
              <w:r w:rsidDel="009918B1">
                <w:rPr>
                  <w:rFonts w:cs="Arial"/>
                  <w:color w:val="000000"/>
                  <w:sz w:val="22"/>
                  <w:szCs w:val="22"/>
                </w:rPr>
                <w:delText>Llamada telefónica,</w:delText>
              </w:r>
            </w:del>
          </w:p>
          <w:p w14:paraId="3BE3D6DF" w14:textId="6D37B5C4" w:rsidR="00D71172" w:rsidDel="009918B1" w:rsidRDefault="00660303">
            <w:pPr>
              <w:widowControl w:val="0"/>
              <w:numPr>
                <w:ilvl w:val="0"/>
                <w:numId w:val="6"/>
              </w:numPr>
              <w:spacing w:line="276" w:lineRule="auto"/>
              <w:rPr>
                <w:del w:id="567" w:author="CarlosReyes" w:date="2021-03-26T15:34:00Z"/>
                <w:rFonts w:cs="Arial"/>
                <w:color w:val="000000"/>
                <w:sz w:val="22"/>
                <w:szCs w:val="22"/>
              </w:rPr>
            </w:pPr>
            <w:del w:id="568" w:author="CarlosReyes" w:date="2021-03-26T15:34:00Z">
              <w:r w:rsidDel="009918B1">
                <w:rPr>
                  <w:rFonts w:cs="Arial"/>
                  <w:color w:val="000000"/>
                  <w:sz w:val="22"/>
                  <w:szCs w:val="22"/>
                </w:rPr>
                <w:delText xml:space="preserve">Correo electrónico, </w:delText>
              </w:r>
            </w:del>
          </w:p>
          <w:p w14:paraId="2EB70A1F" w14:textId="2F77AD6D" w:rsidR="00D71172" w:rsidDel="009918B1" w:rsidRDefault="00660303">
            <w:pPr>
              <w:widowControl w:val="0"/>
              <w:numPr>
                <w:ilvl w:val="0"/>
                <w:numId w:val="6"/>
              </w:numPr>
              <w:spacing w:line="276" w:lineRule="auto"/>
              <w:rPr>
                <w:del w:id="569" w:author="CarlosReyes" w:date="2021-03-26T15:34:00Z"/>
                <w:rFonts w:cs="Arial"/>
                <w:color w:val="000000"/>
                <w:sz w:val="22"/>
                <w:szCs w:val="22"/>
              </w:rPr>
            </w:pPr>
            <w:del w:id="570" w:author="CarlosReyes" w:date="2021-03-26T15:34:00Z">
              <w:r w:rsidDel="009918B1">
                <w:rPr>
                  <w:rFonts w:cs="Arial"/>
                  <w:color w:val="000000"/>
                  <w:sz w:val="22"/>
                  <w:szCs w:val="22"/>
                </w:rPr>
                <w:delText>Memorando,</w:delText>
              </w:r>
            </w:del>
          </w:p>
          <w:p w14:paraId="3F0C0A53" w14:textId="77B2D849" w:rsidR="00D71172" w:rsidDel="009918B1" w:rsidRDefault="00660303">
            <w:pPr>
              <w:widowControl w:val="0"/>
              <w:numPr>
                <w:ilvl w:val="0"/>
                <w:numId w:val="6"/>
              </w:numPr>
              <w:spacing w:line="276" w:lineRule="auto"/>
              <w:rPr>
                <w:del w:id="571" w:author="CarlosReyes" w:date="2021-03-26T15:34:00Z"/>
                <w:rFonts w:cs="Arial"/>
                <w:color w:val="000000"/>
                <w:sz w:val="22"/>
                <w:szCs w:val="22"/>
              </w:rPr>
            </w:pPr>
            <w:del w:id="572" w:author="CarlosReyes" w:date="2021-03-26T15:34:00Z">
              <w:r w:rsidDel="009918B1">
                <w:rPr>
                  <w:rFonts w:cs="Arial"/>
                  <w:color w:val="000000"/>
                  <w:sz w:val="22"/>
                  <w:szCs w:val="22"/>
                </w:rPr>
                <w:delText xml:space="preserve">Modulación (radiofrecuencia), entre otros. </w:delText>
              </w:r>
            </w:del>
          </w:p>
        </w:tc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F4DB6F" w14:textId="2C1F413C" w:rsidR="00D71172" w:rsidDel="009918B1" w:rsidRDefault="00660303">
            <w:pPr>
              <w:widowControl w:val="0"/>
              <w:spacing w:line="276" w:lineRule="auto"/>
              <w:jc w:val="center"/>
              <w:rPr>
                <w:del w:id="573" w:author="CarlosReyes" w:date="2021-03-26T15:34:00Z"/>
                <w:rFonts w:cs="Arial"/>
                <w:color w:val="000000"/>
                <w:sz w:val="22"/>
                <w:szCs w:val="22"/>
              </w:rPr>
            </w:pPr>
            <w:del w:id="574" w:author="CarlosReyes" w:date="2021-03-26T15:34:00Z">
              <w:r w:rsidDel="009918B1">
                <w:rPr>
                  <w:rFonts w:cs="Arial"/>
                  <w:color w:val="000000"/>
                  <w:sz w:val="22"/>
                  <w:szCs w:val="22"/>
                </w:rPr>
                <w:delText>Correo electrónico</w:delText>
              </w:r>
            </w:del>
          </w:p>
          <w:p w14:paraId="0B92FD88" w14:textId="660408B4" w:rsidR="00D71172" w:rsidDel="009918B1" w:rsidRDefault="00660303">
            <w:pPr>
              <w:widowControl w:val="0"/>
              <w:spacing w:line="276" w:lineRule="auto"/>
              <w:jc w:val="center"/>
              <w:rPr>
                <w:del w:id="575" w:author="CarlosReyes" w:date="2021-03-26T15:34:00Z"/>
                <w:rFonts w:cs="Arial"/>
                <w:color w:val="000000"/>
                <w:sz w:val="22"/>
                <w:szCs w:val="22"/>
              </w:rPr>
            </w:pPr>
            <w:del w:id="576" w:author="CarlosReyes" w:date="2021-03-26T15:34:00Z">
              <w:r w:rsidDel="009918B1">
                <w:rPr>
                  <w:rFonts w:cs="Arial"/>
                  <w:color w:val="000000"/>
                  <w:sz w:val="22"/>
                  <w:szCs w:val="22"/>
                </w:rPr>
                <w:delText>(cuando aplique),</w:delText>
              </w:r>
            </w:del>
          </w:p>
          <w:p w14:paraId="2114F378" w14:textId="71ABC1A8" w:rsidR="00D71172" w:rsidDel="009918B1" w:rsidRDefault="00660303">
            <w:pPr>
              <w:widowControl w:val="0"/>
              <w:spacing w:line="276" w:lineRule="auto"/>
              <w:jc w:val="center"/>
              <w:rPr>
                <w:del w:id="577" w:author="CarlosReyes" w:date="2021-03-26T15:34:00Z"/>
                <w:rFonts w:cs="Arial"/>
                <w:color w:val="000000"/>
                <w:sz w:val="22"/>
                <w:szCs w:val="22"/>
              </w:rPr>
            </w:pPr>
            <w:del w:id="578" w:author="CarlosReyes" w:date="2021-03-26T15:34:00Z">
              <w:r w:rsidDel="009918B1">
                <w:rPr>
                  <w:rFonts w:cs="Arial"/>
                  <w:color w:val="000000"/>
                  <w:sz w:val="22"/>
                  <w:szCs w:val="22"/>
                </w:rPr>
                <w:delText>Memorando (Cuando aplique).</w:delText>
              </w:r>
            </w:del>
          </w:p>
          <w:p w14:paraId="3BCD0AC0" w14:textId="6531412A" w:rsidR="00D71172" w:rsidDel="009918B1" w:rsidRDefault="00D71172">
            <w:pPr>
              <w:widowControl w:val="0"/>
              <w:spacing w:line="276" w:lineRule="auto"/>
              <w:jc w:val="left"/>
              <w:rPr>
                <w:del w:id="579" w:author="CarlosReyes" w:date="2021-03-26T15:34:00Z"/>
                <w:rFonts w:cs="Arial"/>
                <w:color w:val="000000"/>
                <w:sz w:val="22"/>
                <w:szCs w:val="22"/>
              </w:rPr>
            </w:pPr>
          </w:p>
        </w:tc>
      </w:tr>
      <w:tr w:rsidR="00D71172" w:rsidDel="009918B1" w14:paraId="5E8B9EAD" w14:textId="3342E14E">
        <w:trPr>
          <w:trHeight w:val="2054"/>
          <w:del w:id="580" w:author="CarlosReyes" w:date="2021-03-26T15:34:00Z"/>
        </w:trPr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C534D4" w14:textId="1F117A05" w:rsidR="00D71172" w:rsidDel="009918B1" w:rsidRDefault="00660303">
            <w:pPr>
              <w:widowControl w:val="0"/>
              <w:spacing w:line="276" w:lineRule="auto"/>
              <w:jc w:val="center"/>
              <w:rPr>
                <w:del w:id="581" w:author="CarlosReyes" w:date="2021-03-26T15:34:00Z"/>
                <w:rFonts w:cs="Arial"/>
                <w:color w:val="000000"/>
                <w:sz w:val="22"/>
                <w:szCs w:val="22"/>
              </w:rPr>
            </w:pPr>
            <w:del w:id="582" w:author="CarlosReyes" w:date="2021-03-26T15:34:00Z">
              <w:r w:rsidDel="009918B1">
                <w:rPr>
                  <w:rFonts w:cs="Arial"/>
                  <w:color w:val="000000"/>
                  <w:sz w:val="22"/>
                  <w:szCs w:val="22"/>
                </w:rPr>
                <w:delText>Asistente de Sistemas/</w:delText>
              </w:r>
            </w:del>
          </w:p>
          <w:p w14:paraId="588891EA" w14:textId="4435CD9C" w:rsidR="00D71172" w:rsidDel="009918B1" w:rsidRDefault="00660303">
            <w:pPr>
              <w:widowControl w:val="0"/>
              <w:spacing w:line="276" w:lineRule="auto"/>
              <w:jc w:val="center"/>
              <w:rPr>
                <w:del w:id="583" w:author="CarlosReyes" w:date="2021-03-26T15:34:00Z"/>
                <w:rFonts w:cs="Arial"/>
                <w:color w:val="000000"/>
                <w:sz w:val="22"/>
                <w:szCs w:val="22"/>
              </w:rPr>
            </w:pPr>
            <w:del w:id="584" w:author="CarlosReyes" w:date="2021-03-26T15:34:00Z">
              <w:r w:rsidDel="009918B1">
                <w:rPr>
                  <w:rFonts w:cs="Arial"/>
                  <w:color w:val="000000"/>
                  <w:sz w:val="22"/>
                  <w:szCs w:val="22"/>
                </w:rPr>
                <w:delText>Asistente de Programación/</w:delText>
              </w:r>
            </w:del>
          </w:p>
          <w:p w14:paraId="0A52A33D" w14:textId="12A76CD1" w:rsidR="00D71172" w:rsidDel="009918B1" w:rsidRDefault="00660303">
            <w:pPr>
              <w:widowControl w:val="0"/>
              <w:spacing w:line="276" w:lineRule="auto"/>
              <w:jc w:val="center"/>
              <w:rPr>
                <w:del w:id="585" w:author="CarlosReyes" w:date="2021-03-26T15:34:00Z"/>
                <w:rFonts w:cs="Arial"/>
                <w:color w:val="000000"/>
                <w:sz w:val="22"/>
                <w:szCs w:val="22"/>
              </w:rPr>
            </w:pPr>
            <w:del w:id="586" w:author="CarlosReyes" w:date="2021-03-26T15:34:00Z">
              <w:r w:rsidDel="009918B1">
                <w:rPr>
                  <w:rFonts w:cs="Arial"/>
                  <w:color w:val="000000"/>
                  <w:sz w:val="22"/>
                  <w:szCs w:val="22"/>
                </w:rPr>
                <w:delText>Auxiliar de Sistemas/</w:delText>
              </w:r>
            </w:del>
          </w:p>
          <w:p w14:paraId="1F4D1DD9" w14:textId="55F9AA3F" w:rsidR="00D71172" w:rsidDel="009918B1" w:rsidRDefault="00660303">
            <w:pPr>
              <w:widowControl w:val="0"/>
              <w:spacing w:line="276" w:lineRule="auto"/>
              <w:jc w:val="center"/>
              <w:rPr>
                <w:del w:id="587" w:author="CarlosReyes" w:date="2021-03-26T15:34:00Z"/>
                <w:rFonts w:cs="Arial"/>
                <w:color w:val="000000"/>
                <w:sz w:val="22"/>
                <w:szCs w:val="22"/>
              </w:rPr>
            </w:pPr>
            <w:del w:id="588" w:author="CarlosReyes" w:date="2021-03-26T15:34:00Z">
              <w:r w:rsidDel="009918B1">
                <w:rPr>
                  <w:rFonts w:cs="Arial"/>
                  <w:color w:val="000000"/>
                  <w:sz w:val="22"/>
                  <w:szCs w:val="22"/>
                </w:rPr>
                <w:delText>Auxiliar de Programación/</w:delText>
              </w:r>
              <w:r w:rsidDel="009918B1">
                <w:rPr>
                  <w:rFonts w:cs="Arial"/>
                  <w:color w:val="000000"/>
                  <w:sz w:val="22"/>
                  <w:szCs w:val="22"/>
                </w:rPr>
                <w:br/>
                <w:delText>Delegado</w:delText>
              </w:r>
            </w:del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7EDAA2" w14:textId="6B44878D" w:rsidR="00D71172" w:rsidDel="009918B1" w:rsidRDefault="00660303">
            <w:pPr>
              <w:widowControl w:val="0"/>
              <w:spacing w:line="276" w:lineRule="auto"/>
              <w:jc w:val="center"/>
              <w:rPr>
                <w:del w:id="589" w:author="CarlosReyes" w:date="2021-03-26T15:34:00Z"/>
                <w:rFonts w:cs="Arial"/>
                <w:b/>
                <w:color w:val="000000"/>
                <w:sz w:val="22"/>
                <w:szCs w:val="22"/>
              </w:rPr>
            </w:pPr>
            <w:del w:id="590" w:author="CarlosReyes" w:date="2021-03-26T15:34:00Z">
              <w:r w:rsidDel="009918B1">
                <w:rPr>
                  <w:rFonts w:cs="Arial"/>
                  <w:b/>
                  <w:color w:val="000000"/>
                  <w:sz w:val="22"/>
                  <w:szCs w:val="22"/>
                </w:rPr>
                <w:delText>02</w:delText>
              </w:r>
            </w:del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9659A8" w14:textId="45A73EF9" w:rsidR="00D71172" w:rsidDel="009918B1" w:rsidRDefault="00660303">
            <w:pPr>
              <w:widowControl w:val="0"/>
              <w:spacing w:line="276" w:lineRule="auto"/>
              <w:rPr>
                <w:del w:id="591" w:author="CarlosReyes" w:date="2021-03-26T15:34:00Z"/>
                <w:rFonts w:cs="Arial"/>
                <w:color w:val="000000"/>
                <w:sz w:val="22"/>
                <w:szCs w:val="22"/>
              </w:rPr>
            </w:pPr>
            <w:del w:id="592" w:author="CarlosReyes" w:date="2021-03-26T15:34:00Z">
              <w:r w:rsidDel="009918B1">
                <w:rPr>
                  <w:rFonts w:cs="Arial"/>
                  <w:color w:val="000000"/>
                  <w:sz w:val="22"/>
                  <w:szCs w:val="22"/>
                </w:rPr>
                <w:delText xml:space="preserve">Registra el ticket en la mesa de ayuda y designa al </w:delText>
              </w:r>
              <w:r w:rsidDel="009918B1">
                <w:rPr>
                  <w:rFonts w:cs="Arial"/>
                  <w:b/>
                  <w:color w:val="000000"/>
                  <w:sz w:val="22"/>
                  <w:szCs w:val="22"/>
                </w:rPr>
                <w:delText>Contratista/Proveedor responsable</w:delText>
              </w:r>
              <w:r w:rsidDel="009918B1">
                <w:rPr>
                  <w:rFonts w:cs="Arial"/>
                  <w:color w:val="000000"/>
                  <w:sz w:val="22"/>
                  <w:szCs w:val="22"/>
                </w:rPr>
                <w:delText xml:space="preserve"> para la atención. </w:delText>
              </w:r>
            </w:del>
          </w:p>
        </w:tc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FA75F1" w14:textId="5B9D0E85" w:rsidR="00D71172" w:rsidDel="009918B1" w:rsidRDefault="00660303">
            <w:pPr>
              <w:widowControl w:val="0"/>
              <w:spacing w:line="276" w:lineRule="auto"/>
              <w:jc w:val="center"/>
              <w:rPr>
                <w:del w:id="593" w:author="CarlosReyes" w:date="2021-03-26T15:34:00Z"/>
                <w:rFonts w:cs="Arial"/>
                <w:color w:val="000000"/>
                <w:sz w:val="22"/>
                <w:szCs w:val="22"/>
              </w:rPr>
            </w:pPr>
            <w:del w:id="594" w:author="CarlosReyes" w:date="2021-03-26T15:34:00Z">
              <w:r w:rsidDel="009918B1">
                <w:rPr>
                  <w:rFonts w:cs="Arial"/>
                  <w:color w:val="000000"/>
                  <w:sz w:val="22"/>
                  <w:szCs w:val="22"/>
                </w:rPr>
                <w:delText xml:space="preserve">Mesa de servicio </w:delText>
              </w:r>
            </w:del>
          </w:p>
        </w:tc>
      </w:tr>
      <w:tr w:rsidR="00D71172" w:rsidDel="009918B1" w14:paraId="6878A1F6" w14:textId="66637309">
        <w:trPr>
          <w:trHeight w:val="566"/>
          <w:del w:id="595" w:author="CarlosReyes" w:date="2021-03-26T15:34:00Z"/>
        </w:trPr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534411" w14:textId="12BDE1B1" w:rsidR="00D71172" w:rsidDel="009918B1" w:rsidRDefault="00660303">
            <w:pPr>
              <w:widowControl w:val="0"/>
              <w:spacing w:line="276" w:lineRule="auto"/>
              <w:jc w:val="center"/>
              <w:rPr>
                <w:del w:id="596" w:author="CarlosReyes" w:date="2021-03-26T15:34:00Z"/>
                <w:rFonts w:cs="Arial"/>
                <w:color w:val="000000"/>
                <w:sz w:val="22"/>
                <w:szCs w:val="22"/>
              </w:rPr>
            </w:pPr>
            <w:del w:id="597" w:author="CarlosReyes" w:date="2021-03-26T15:34:00Z">
              <w:r w:rsidDel="009918B1">
                <w:rPr>
                  <w:rFonts w:cs="Arial"/>
                  <w:color w:val="000000"/>
                  <w:sz w:val="22"/>
                  <w:szCs w:val="22"/>
                </w:rPr>
                <w:delText>Asistente de Sistemas/</w:delText>
              </w:r>
            </w:del>
          </w:p>
          <w:p w14:paraId="6E670542" w14:textId="10B11ADB" w:rsidR="00D71172" w:rsidDel="009918B1" w:rsidRDefault="00660303">
            <w:pPr>
              <w:widowControl w:val="0"/>
              <w:spacing w:line="276" w:lineRule="auto"/>
              <w:jc w:val="center"/>
              <w:rPr>
                <w:del w:id="598" w:author="CarlosReyes" w:date="2021-03-26T15:34:00Z"/>
                <w:rFonts w:cs="Arial"/>
                <w:color w:val="000000"/>
                <w:sz w:val="22"/>
                <w:szCs w:val="22"/>
              </w:rPr>
            </w:pPr>
            <w:del w:id="599" w:author="CarlosReyes" w:date="2021-03-26T15:34:00Z">
              <w:r w:rsidDel="009918B1">
                <w:rPr>
                  <w:rFonts w:cs="Arial"/>
                  <w:color w:val="000000"/>
                  <w:sz w:val="22"/>
                  <w:szCs w:val="22"/>
                </w:rPr>
                <w:delText>Asistente de Programación/</w:delText>
              </w:r>
            </w:del>
          </w:p>
          <w:p w14:paraId="0141A0F4" w14:textId="7E0AC0A3" w:rsidR="00D71172" w:rsidDel="009918B1" w:rsidRDefault="00660303">
            <w:pPr>
              <w:widowControl w:val="0"/>
              <w:spacing w:line="276" w:lineRule="auto"/>
              <w:jc w:val="center"/>
              <w:rPr>
                <w:del w:id="600" w:author="CarlosReyes" w:date="2021-03-26T15:34:00Z"/>
                <w:rFonts w:cs="Arial"/>
                <w:color w:val="000000"/>
                <w:sz w:val="22"/>
                <w:szCs w:val="22"/>
              </w:rPr>
            </w:pPr>
            <w:del w:id="601" w:author="CarlosReyes" w:date="2021-03-26T15:34:00Z">
              <w:r w:rsidDel="009918B1">
                <w:rPr>
                  <w:rFonts w:cs="Arial"/>
                  <w:color w:val="000000"/>
                  <w:sz w:val="22"/>
                  <w:szCs w:val="22"/>
                </w:rPr>
                <w:delText>Auxiliar de Sistemas/</w:delText>
              </w:r>
            </w:del>
          </w:p>
          <w:p w14:paraId="4DC85A60" w14:textId="29B2CF09" w:rsidR="00D71172" w:rsidDel="009918B1" w:rsidRDefault="00660303">
            <w:pPr>
              <w:widowControl w:val="0"/>
              <w:spacing w:line="276" w:lineRule="auto"/>
              <w:jc w:val="center"/>
              <w:rPr>
                <w:del w:id="602" w:author="CarlosReyes" w:date="2021-03-26T15:34:00Z"/>
                <w:rFonts w:cs="Arial"/>
                <w:color w:val="000000"/>
                <w:sz w:val="22"/>
                <w:szCs w:val="22"/>
              </w:rPr>
            </w:pPr>
            <w:del w:id="603" w:author="CarlosReyes" w:date="2021-03-26T15:34:00Z">
              <w:r w:rsidDel="009918B1">
                <w:rPr>
                  <w:rFonts w:cs="Arial"/>
                  <w:color w:val="000000"/>
                  <w:sz w:val="22"/>
                  <w:szCs w:val="22"/>
                </w:rPr>
                <w:delText>Auxiliar de Programación/</w:delText>
              </w:r>
              <w:r w:rsidDel="009918B1">
                <w:rPr>
                  <w:rFonts w:cs="Arial"/>
                  <w:color w:val="000000"/>
                  <w:sz w:val="22"/>
                  <w:szCs w:val="22"/>
                </w:rPr>
                <w:br/>
                <w:delText>Delegado</w:delText>
              </w:r>
            </w:del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3FF563" w14:textId="3BB29577" w:rsidR="00D71172" w:rsidDel="009918B1" w:rsidRDefault="00660303">
            <w:pPr>
              <w:widowControl w:val="0"/>
              <w:spacing w:line="276" w:lineRule="auto"/>
              <w:jc w:val="center"/>
              <w:rPr>
                <w:del w:id="604" w:author="CarlosReyes" w:date="2021-03-26T15:34:00Z"/>
                <w:rFonts w:cs="Arial"/>
                <w:b/>
                <w:color w:val="000000"/>
                <w:sz w:val="22"/>
                <w:szCs w:val="22"/>
              </w:rPr>
            </w:pPr>
            <w:del w:id="605" w:author="CarlosReyes" w:date="2021-03-26T15:34:00Z">
              <w:r w:rsidDel="009918B1">
                <w:rPr>
                  <w:rFonts w:cs="Arial"/>
                  <w:b/>
                  <w:color w:val="000000"/>
                  <w:sz w:val="22"/>
                  <w:szCs w:val="22"/>
                </w:rPr>
                <w:delText>03</w:delText>
              </w:r>
            </w:del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B5941C" w14:textId="2A88BB8C" w:rsidR="00D71172" w:rsidDel="009918B1" w:rsidRDefault="00660303">
            <w:pPr>
              <w:widowControl w:val="0"/>
              <w:spacing w:line="276" w:lineRule="auto"/>
              <w:rPr>
                <w:del w:id="606" w:author="CarlosReyes" w:date="2021-03-26T15:34:00Z"/>
                <w:rFonts w:cs="Arial"/>
                <w:color w:val="000000"/>
                <w:sz w:val="22"/>
                <w:szCs w:val="22"/>
              </w:rPr>
            </w:pPr>
            <w:del w:id="607" w:author="CarlosReyes" w:date="2021-03-26T15:34:00Z">
              <w:r w:rsidDel="009918B1">
                <w:rPr>
                  <w:rFonts w:cs="Arial"/>
                  <w:color w:val="000000"/>
                  <w:sz w:val="22"/>
                  <w:szCs w:val="22"/>
                </w:rPr>
                <w:delText xml:space="preserve">Supervisa la atención brindada por parte del </w:delText>
              </w:r>
              <w:r w:rsidDel="009918B1">
                <w:rPr>
                  <w:rFonts w:cs="Arial"/>
                  <w:b/>
                  <w:color w:val="000000"/>
                  <w:sz w:val="22"/>
                  <w:szCs w:val="22"/>
                </w:rPr>
                <w:delText>contratista/proveedor responsable</w:delText>
              </w:r>
              <w:r w:rsidDel="009918B1">
                <w:rPr>
                  <w:rFonts w:cs="Arial"/>
                  <w:color w:val="000000"/>
                  <w:sz w:val="22"/>
                  <w:szCs w:val="22"/>
                </w:rPr>
                <w:delText>, registra los seguimientos relevantes y procede a cambiar el estado del ticket según corresponda (En espera, resuelto, cerrado, etc.).</w:delText>
              </w:r>
            </w:del>
          </w:p>
          <w:p w14:paraId="2AFFB20B" w14:textId="5A8FBCA7" w:rsidR="00D71172" w:rsidDel="009918B1" w:rsidRDefault="00D71172">
            <w:pPr>
              <w:widowControl w:val="0"/>
              <w:spacing w:line="276" w:lineRule="auto"/>
              <w:rPr>
                <w:del w:id="608" w:author="CarlosReyes" w:date="2021-03-26T15:34:00Z"/>
                <w:rFonts w:cs="Arial"/>
                <w:color w:val="000000"/>
                <w:sz w:val="22"/>
                <w:szCs w:val="22"/>
              </w:rPr>
            </w:pPr>
          </w:p>
        </w:tc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5E087E" w14:textId="17E279B2" w:rsidR="00D71172" w:rsidDel="009918B1" w:rsidRDefault="00660303">
            <w:pPr>
              <w:widowControl w:val="0"/>
              <w:spacing w:line="276" w:lineRule="auto"/>
              <w:jc w:val="center"/>
              <w:rPr>
                <w:del w:id="609" w:author="CarlosReyes" w:date="2021-03-26T15:34:00Z"/>
                <w:rFonts w:cs="Arial"/>
                <w:color w:val="000000"/>
                <w:sz w:val="22"/>
                <w:szCs w:val="22"/>
              </w:rPr>
            </w:pPr>
            <w:del w:id="610" w:author="CarlosReyes" w:date="2021-03-26T15:34:00Z">
              <w:r w:rsidDel="009918B1">
                <w:rPr>
                  <w:rFonts w:cs="Arial"/>
                  <w:color w:val="000000"/>
                  <w:sz w:val="22"/>
                  <w:szCs w:val="22"/>
                </w:rPr>
                <w:delText xml:space="preserve">Mesa de servicio </w:delText>
              </w:r>
            </w:del>
          </w:p>
        </w:tc>
      </w:tr>
      <w:tr w:rsidR="00D71172" w:rsidDel="009918B1" w14:paraId="749E14AC" w14:textId="1DE2F3ED">
        <w:trPr>
          <w:trHeight w:val="1124"/>
          <w:del w:id="611" w:author="CarlosReyes" w:date="2021-03-26T15:34:00Z"/>
        </w:trPr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EA528D" w14:textId="713F0634" w:rsidR="00D71172" w:rsidDel="009918B1" w:rsidRDefault="00660303">
            <w:pPr>
              <w:widowControl w:val="0"/>
              <w:spacing w:line="276" w:lineRule="auto"/>
              <w:jc w:val="center"/>
              <w:rPr>
                <w:del w:id="612" w:author="CarlosReyes" w:date="2021-03-26T15:34:00Z"/>
                <w:rFonts w:cs="Arial"/>
                <w:color w:val="000000"/>
                <w:sz w:val="22"/>
                <w:szCs w:val="22"/>
              </w:rPr>
            </w:pPr>
            <w:del w:id="613" w:author="CarlosReyes" w:date="2021-03-26T15:34:00Z">
              <w:r w:rsidDel="009918B1">
                <w:rPr>
                  <w:rFonts w:cs="Arial"/>
                  <w:color w:val="000000"/>
                  <w:sz w:val="22"/>
                  <w:szCs w:val="22"/>
                </w:rPr>
                <w:lastRenderedPageBreak/>
                <w:delText>Asistente de Sistemas/</w:delText>
              </w:r>
            </w:del>
          </w:p>
          <w:p w14:paraId="166DD28D" w14:textId="73B27F26" w:rsidR="00D71172" w:rsidDel="009918B1" w:rsidRDefault="00660303">
            <w:pPr>
              <w:widowControl w:val="0"/>
              <w:spacing w:line="276" w:lineRule="auto"/>
              <w:jc w:val="center"/>
              <w:rPr>
                <w:del w:id="614" w:author="CarlosReyes" w:date="2021-03-26T15:34:00Z"/>
                <w:rFonts w:cs="Arial"/>
                <w:color w:val="000000"/>
                <w:sz w:val="22"/>
                <w:szCs w:val="22"/>
              </w:rPr>
            </w:pPr>
            <w:del w:id="615" w:author="CarlosReyes" w:date="2021-03-26T15:34:00Z">
              <w:r w:rsidDel="009918B1">
                <w:rPr>
                  <w:rFonts w:cs="Arial"/>
                  <w:color w:val="000000"/>
                  <w:sz w:val="22"/>
                  <w:szCs w:val="22"/>
                </w:rPr>
                <w:delText>Asistente de Programación/</w:delText>
              </w:r>
            </w:del>
          </w:p>
          <w:p w14:paraId="0E333149" w14:textId="17579D9C" w:rsidR="00D71172" w:rsidDel="009918B1" w:rsidRDefault="00660303">
            <w:pPr>
              <w:widowControl w:val="0"/>
              <w:spacing w:line="276" w:lineRule="auto"/>
              <w:jc w:val="center"/>
              <w:rPr>
                <w:del w:id="616" w:author="CarlosReyes" w:date="2021-03-26T15:34:00Z"/>
                <w:rFonts w:cs="Arial"/>
                <w:color w:val="000000"/>
                <w:sz w:val="22"/>
                <w:szCs w:val="22"/>
              </w:rPr>
            </w:pPr>
            <w:del w:id="617" w:author="CarlosReyes" w:date="2021-03-26T15:34:00Z">
              <w:r w:rsidDel="009918B1">
                <w:rPr>
                  <w:rFonts w:cs="Arial"/>
                  <w:color w:val="000000"/>
                  <w:sz w:val="22"/>
                  <w:szCs w:val="22"/>
                </w:rPr>
                <w:delText>Auxiliar de Sistemas/</w:delText>
              </w:r>
            </w:del>
          </w:p>
          <w:p w14:paraId="5CF66AA0" w14:textId="7C1A7B75" w:rsidR="00D71172" w:rsidDel="009918B1" w:rsidRDefault="00660303">
            <w:pPr>
              <w:widowControl w:val="0"/>
              <w:spacing w:line="276" w:lineRule="auto"/>
              <w:jc w:val="center"/>
              <w:rPr>
                <w:del w:id="618" w:author="CarlosReyes" w:date="2021-03-26T15:34:00Z"/>
                <w:rFonts w:cs="Arial"/>
                <w:color w:val="000000"/>
                <w:sz w:val="22"/>
                <w:szCs w:val="22"/>
              </w:rPr>
            </w:pPr>
            <w:del w:id="619" w:author="CarlosReyes" w:date="2021-03-26T15:34:00Z">
              <w:r w:rsidDel="009918B1">
                <w:rPr>
                  <w:rFonts w:cs="Arial"/>
                  <w:color w:val="000000"/>
                  <w:sz w:val="22"/>
                  <w:szCs w:val="22"/>
                </w:rPr>
                <w:delText>Auxiliar de Programación/</w:delText>
              </w:r>
              <w:r w:rsidDel="009918B1">
                <w:rPr>
                  <w:rFonts w:cs="Arial"/>
                  <w:color w:val="000000"/>
                  <w:sz w:val="22"/>
                  <w:szCs w:val="22"/>
                </w:rPr>
                <w:br/>
                <w:delText>Delegado</w:delText>
              </w:r>
            </w:del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65634C" w14:textId="419E3A31" w:rsidR="00D71172" w:rsidDel="009918B1" w:rsidRDefault="00660303">
            <w:pPr>
              <w:widowControl w:val="0"/>
              <w:spacing w:line="276" w:lineRule="auto"/>
              <w:jc w:val="center"/>
              <w:rPr>
                <w:del w:id="620" w:author="CarlosReyes" w:date="2021-03-26T15:34:00Z"/>
                <w:rFonts w:cs="Arial"/>
                <w:b/>
                <w:color w:val="000000"/>
                <w:sz w:val="22"/>
                <w:szCs w:val="22"/>
              </w:rPr>
            </w:pPr>
            <w:del w:id="621" w:author="CarlosReyes" w:date="2021-03-26T15:34:00Z">
              <w:r w:rsidDel="009918B1">
                <w:rPr>
                  <w:rFonts w:cs="Arial"/>
                  <w:b/>
                  <w:color w:val="000000"/>
                  <w:sz w:val="22"/>
                  <w:szCs w:val="22"/>
                </w:rPr>
                <w:delText>04</w:delText>
              </w:r>
            </w:del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9F5F61" w14:textId="2EE72D40" w:rsidR="00D71172" w:rsidDel="009918B1" w:rsidRDefault="00660303">
            <w:pPr>
              <w:widowControl w:val="0"/>
              <w:spacing w:line="276" w:lineRule="auto"/>
              <w:rPr>
                <w:del w:id="622" w:author="CarlosReyes" w:date="2021-03-26T15:34:00Z"/>
                <w:rFonts w:cs="Arial"/>
                <w:color w:val="000000"/>
                <w:sz w:val="22"/>
                <w:szCs w:val="22"/>
              </w:rPr>
            </w:pPr>
            <w:del w:id="623" w:author="CarlosReyes" w:date="2021-03-26T15:34:00Z">
              <w:r w:rsidDel="009918B1">
                <w:rPr>
                  <w:rFonts w:cs="Arial"/>
                  <w:color w:val="000000"/>
                  <w:sz w:val="22"/>
                  <w:szCs w:val="22"/>
                </w:rPr>
                <w:delText xml:space="preserve">Comunica al </w:delText>
              </w:r>
              <w:r w:rsidDel="009918B1">
                <w:rPr>
                  <w:rFonts w:cs="Arial"/>
                  <w:b/>
                  <w:color w:val="000000"/>
                  <w:sz w:val="22"/>
                  <w:szCs w:val="22"/>
                </w:rPr>
                <w:delText xml:space="preserve">Área Requirente </w:delText>
              </w:r>
              <w:r w:rsidDel="009918B1">
                <w:rPr>
                  <w:rFonts w:cs="Arial"/>
                  <w:color w:val="000000"/>
                  <w:sz w:val="22"/>
                  <w:szCs w:val="22"/>
                </w:rPr>
                <w:delText>la culminación de la atención brindada.</w:delText>
              </w:r>
            </w:del>
          </w:p>
          <w:p w14:paraId="2D1B0759" w14:textId="75BFC896" w:rsidR="00D71172" w:rsidDel="009918B1" w:rsidRDefault="00D71172">
            <w:pPr>
              <w:widowControl w:val="0"/>
              <w:spacing w:line="276" w:lineRule="auto"/>
              <w:rPr>
                <w:del w:id="624" w:author="CarlosReyes" w:date="2021-03-26T15:34:00Z"/>
                <w:rFonts w:cs="Arial"/>
                <w:color w:val="000000"/>
                <w:sz w:val="22"/>
                <w:szCs w:val="22"/>
              </w:rPr>
            </w:pPr>
          </w:p>
          <w:p w14:paraId="00F5A599" w14:textId="7E45EE44" w:rsidR="00D71172" w:rsidDel="009918B1" w:rsidRDefault="00660303">
            <w:pPr>
              <w:widowControl w:val="0"/>
              <w:spacing w:line="276" w:lineRule="auto"/>
              <w:rPr>
                <w:del w:id="625" w:author="CarlosReyes" w:date="2021-03-26T15:34:00Z"/>
                <w:rFonts w:cs="Arial"/>
                <w:color w:val="000000"/>
                <w:sz w:val="22"/>
                <w:szCs w:val="22"/>
              </w:rPr>
            </w:pPr>
            <w:del w:id="626" w:author="CarlosReyes" w:date="2021-03-26T15:34:00Z">
              <w:r w:rsidDel="009918B1">
                <w:rPr>
                  <w:rFonts w:cs="Arial"/>
                  <w:color w:val="000000"/>
                  <w:sz w:val="22"/>
                  <w:szCs w:val="22"/>
                </w:rPr>
                <w:delText>Nota: El sistema de mesa de ayuda puede enviar mensaje automático.</w:delText>
              </w:r>
            </w:del>
          </w:p>
        </w:tc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DE7DE6" w14:textId="3A938D07" w:rsidR="00D71172" w:rsidDel="009918B1" w:rsidRDefault="00660303">
            <w:pPr>
              <w:widowControl w:val="0"/>
              <w:spacing w:line="276" w:lineRule="auto"/>
              <w:jc w:val="center"/>
              <w:rPr>
                <w:del w:id="627" w:author="CarlosReyes" w:date="2021-03-26T15:34:00Z"/>
                <w:rFonts w:cs="Arial"/>
                <w:color w:val="000000"/>
                <w:sz w:val="22"/>
                <w:szCs w:val="22"/>
              </w:rPr>
            </w:pPr>
            <w:del w:id="628" w:author="CarlosReyes" w:date="2021-03-26T15:34:00Z">
              <w:r w:rsidDel="009918B1">
                <w:rPr>
                  <w:rFonts w:cs="Arial"/>
                  <w:color w:val="000000"/>
                  <w:sz w:val="22"/>
                  <w:szCs w:val="22"/>
                </w:rPr>
                <w:delText>Correo electrónico</w:delText>
              </w:r>
            </w:del>
          </w:p>
          <w:p w14:paraId="7490DDE8" w14:textId="49961651" w:rsidR="00D71172" w:rsidDel="009918B1" w:rsidRDefault="00D71172">
            <w:pPr>
              <w:widowControl w:val="0"/>
              <w:spacing w:line="276" w:lineRule="auto"/>
              <w:jc w:val="center"/>
              <w:rPr>
                <w:del w:id="629" w:author="CarlosReyes" w:date="2021-03-26T15:34:00Z"/>
                <w:rFonts w:cs="Arial"/>
                <w:color w:val="000000"/>
                <w:sz w:val="22"/>
                <w:szCs w:val="22"/>
              </w:rPr>
            </w:pPr>
          </w:p>
        </w:tc>
      </w:tr>
      <w:tr w:rsidR="00D71172" w:rsidDel="009918B1" w14:paraId="5DF4CDA4" w14:textId="74F5F123">
        <w:trPr>
          <w:trHeight w:val="1124"/>
          <w:del w:id="630" w:author="CarlosReyes" w:date="2021-03-26T15:34:00Z"/>
        </w:trPr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8C1360" w14:textId="75547FFA" w:rsidR="00D71172" w:rsidDel="009918B1" w:rsidRDefault="00660303">
            <w:pPr>
              <w:widowControl w:val="0"/>
              <w:spacing w:line="276" w:lineRule="auto"/>
              <w:jc w:val="center"/>
              <w:rPr>
                <w:del w:id="631" w:author="CarlosReyes" w:date="2021-03-26T15:34:00Z"/>
                <w:rFonts w:cs="Arial"/>
                <w:color w:val="000000"/>
                <w:sz w:val="22"/>
                <w:szCs w:val="22"/>
              </w:rPr>
            </w:pPr>
            <w:del w:id="632" w:author="CarlosReyes" w:date="2021-03-26T15:34:00Z">
              <w:r w:rsidDel="009918B1">
                <w:rPr>
                  <w:rFonts w:cs="Arial"/>
                  <w:color w:val="000000"/>
                  <w:sz w:val="22"/>
                  <w:szCs w:val="22"/>
                </w:rPr>
                <w:delText>Analista de Infraestructura TI</w:delText>
              </w:r>
            </w:del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D044AE" w14:textId="3AA95B34" w:rsidR="00D71172" w:rsidDel="009918B1" w:rsidRDefault="00660303">
            <w:pPr>
              <w:widowControl w:val="0"/>
              <w:spacing w:line="276" w:lineRule="auto"/>
              <w:jc w:val="center"/>
              <w:rPr>
                <w:del w:id="633" w:author="CarlosReyes" w:date="2021-03-26T15:34:00Z"/>
                <w:rFonts w:cs="Arial"/>
                <w:b/>
                <w:color w:val="000000"/>
                <w:sz w:val="22"/>
                <w:szCs w:val="22"/>
              </w:rPr>
            </w:pPr>
            <w:del w:id="634" w:author="CarlosReyes" w:date="2021-03-26T15:34:00Z">
              <w:r w:rsidDel="009918B1">
                <w:rPr>
                  <w:rFonts w:cs="Arial"/>
                  <w:b/>
                  <w:color w:val="000000"/>
                  <w:sz w:val="22"/>
                  <w:szCs w:val="22"/>
                </w:rPr>
                <w:delText>05</w:delText>
              </w:r>
            </w:del>
          </w:p>
        </w:tc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E7BC53" w14:textId="7C141687" w:rsidR="00D71172" w:rsidDel="009918B1" w:rsidRDefault="00660303">
            <w:pPr>
              <w:widowControl w:val="0"/>
              <w:spacing w:line="276" w:lineRule="auto"/>
              <w:rPr>
                <w:del w:id="635" w:author="CarlosReyes" w:date="2021-03-26T15:34:00Z"/>
                <w:rFonts w:cs="Arial"/>
                <w:color w:val="000000"/>
                <w:sz w:val="22"/>
                <w:szCs w:val="22"/>
              </w:rPr>
            </w:pPr>
            <w:del w:id="636" w:author="CarlosReyes" w:date="2021-03-26T15:34:00Z">
              <w:r w:rsidDel="009918B1">
                <w:rPr>
                  <w:rFonts w:cs="Arial"/>
                  <w:color w:val="000000"/>
                  <w:sz w:val="22"/>
                  <w:szCs w:val="22"/>
                </w:rPr>
                <w:delText xml:space="preserve">Supervisa la mesa de servicio y reporta al Jefe/Director de Sistemas. </w:delText>
              </w:r>
            </w:del>
          </w:p>
          <w:p w14:paraId="68309265" w14:textId="29B133ED" w:rsidR="00D71172" w:rsidDel="009918B1" w:rsidRDefault="00D71172">
            <w:pPr>
              <w:widowControl w:val="0"/>
              <w:spacing w:line="276" w:lineRule="auto"/>
              <w:rPr>
                <w:del w:id="637" w:author="CarlosReyes" w:date="2021-03-26T15:34:00Z"/>
                <w:rFonts w:cs="Arial"/>
                <w:color w:val="000000"/>
                <w:sz w:val="22"/>
                <w:szCs w:val="22"/>
              </w:rPr>
            </w:pPr>
          </w:p>
          <w:p w14:paraId="2A6D0928" w14:textId="541F536F" w:rsidR="00D71172" w:rsidDel="009918B1" w:rsidRDefault="00660303">
            <w:pPr>
              <w:widowControl w:val="0"/>
              <w:spacing w:line="276" w:lineRule="auto"/>
              <w:rPr>
                <w:del w:id="638" w:author="CarlosReyes" w:date="2021-03-26T15:34:00Z"/>
                <w:rFonts w:cs="Arial"/>
                <w:color w:val="000000"/>
                <w:sz w:val="22"/>
                <w:szCs w:val="22"/>
              </w:rPr>
            </w:pPr>
            <w:del w:id="639" w:author="CarlosReyes" w:date="2021-03-26T15:34:00Z">
              <w:r w:rsidDel="009918B1">
                <w:rPr>
                  <w:rFonts w:cs="Arial"/>
                  <w:color w:val="000000"/>
                  <w:sz w:val="22"/>
                  <w:szCs w:val="22"/>
                </w:rPr>
                <w:delText>Nota: Este reporte se remitirá de conformidad a la periodicidad definida por la Dirección de Sistemas, sin perjuicios de que sea solicitado cuando se estime conveniente. (Tickets en curso, en espera, resueltos, etc.).</w:delText>
              </w:r>
            </w:del>
          </w:p>
        </w:tc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04FC8E" w14:textId="50D0A8EF" w:rsidR="00D71172" w:rsidDel="009918B1" w:rsidRDefault="00D71172">
            <w:pPr>
              <w:widowControl w:val="0"/>
              <w:spacing w:line="276" w:lineRule="auto"/>
              <w:jc w:val="center"/>
              <w:rPr>
                <w:del w:id="640" w:author="CarlosReyes" w:date="2021-03-26T15:34:00Z"/>
                <w:rFonts w:cs="Arial"/>
                <w:color w:val="000000"/>
                <w:sz w:val="22"/>
                <w:szCs w:val="22"/>
              </w:rPr>
            </w:pPr>
          </w:p>
          <w:p w14:paraId="3E598FD4" w14:textId="0B9E846F" w:rsidR="00D71172" w:rsidDel="009918B1" w:rsidRDefault="00660303">
            <w:pPr>
              <w:widowControl w:val="0"/>
              <w:spacing w:line="276" w:lineRule="auto"/>
              <w:jc w:val="center"/>
              <w:rPr>
                <w:del w:id="641" w:author="CarlosReyes" w:date="2021-03-26T15:34:00Z"/>
                <w:rFonts w:cs="Arial"/>
                <w:color w:val="000000"/>
                <w:sz w:val="22"/>
                <w:szCs w:val="22"/>
              </w:rPr>
            </w:pPr>
            <w:del w:id="642" w:author="CarlosReyes" w:date="2021-03-26T15:34:00Z">
              <w:r w:rsidDel="009918B1">
                <w:rPr>
                  <w:rFonts w:cs="Arial"/>
                  <w:color w:val="000000"/>
                  <w:sz w:val="22"/>
                  <w:szCs w:val="22"/>
                </w:rPr>
                <w:delText>Correo electrónico</w:delText>
              </w:r>
            </w:del>
          </w:p>
          <w:p w14:paraId="0CEF935B" w14:textId="5B4B5B2F" w:rsidR="00D71172" w:rsidDel="009918B1" w:rsidRDefault="00D71172">
            <w:pPr>
              <w:widowControl w:val="0"/>
              <w:spacing w:line="276" w:lineRule="auto"/>
              <w:jc w:val="left"/>
              <w:rPr>
                <w:del w:id="643" w:author="CarlosReyes" w:date="2021-03-26T15:34:00Z"/>
                <w:rFonts w:cs="Arial"/>
                <w:color w:val="000000"/>
                <w:sz w:val="22"/>
                <w:szCs w:val="22"/>
              </w:rPr>
            </w:pPr>
          </w:p>
        </w:tc>
      </w:tr>
    </w:tbl>
    <w:p w14:paraId="138206A4" w14:textId="1A30CE78" w:rsidR="00D71172" w:rsidDel="009918B1" w:rsidRDefault="00D71172">
      <w:pPr>
        <w:spacing w:line="276" w:lineRule="auto"/>
        <w:outlineLvl w:val="0"/>
        <w:rPr>
          <w:del w:id="644" w:author="CarlosReyes" w:date="2021-03-26T15:34:00Z"/>
        </w:rPr>
      </w:pPr>
    </w:p>
    <w:p w14:paraId="7E4570EE" w14:textId="5D6D83B8" w:rsidR="00D71172" w:rsidDel="009918B1" w:rsidRDefault="00D71172">
      <w:pPr>
        <w:pStyle w:val="Tabla"/>
        <w:numPr>
          <w:ilvl w:val="0"/>
          <w:numId w:val="0"/>
        </w:numPr>
        <w:spacing w:line="276" w:lineRule="auto"/>
        <w:outlineLvl w:val="0"/>
        <w:rPr>
          <w:del w:id="645" w:author="CarlosReyes" w:date="2021-03-26T15:34:00Z"/>
        </w:rPr>
      </w:pPr>
    </w:p>
    <w:p w14:paraId="490A52DF" w14:textId="77777777" w:rsidR="00D71172" w:rsidRDefault="00D71172">
      <w:pPr>
        <w:pStyle w:val="Tabla"/>
        <w:numPr>
          <w:ilvl w:val="0"/>
          <w:numId w:val="0"/>
        </w:numPr>
        <w:spacing w:line="276" w:lineRule="auto"/>
        <w:outlineLvl w:val="0"/>
      </w:pPr>
    </w:p>
    <w:p w14:paraId="2C1A0AF5" w14:textId="77777777" w:rsidR="00D71172" w:rsidRDefault="00660303">
      <w:pPr>
        <w:pStyle w:val="Tabla"/>
        <w:spacing w:line="276" w:lineRule="auto"/>
        <w:outlineLvl w:val="0"/>
      </w:pPr>
      <w:bookmarkStart w:id="646" w:name="__RefHeading___Toc6901_3066183027"/>
      <w:bookmarkStart w:id="647" w:name="_Toc20413572"/>
      <w:bookmarkEnd w:id="646"/>
      <w:r>
        <w:t>REFERENCIAS:</w:t>
      </w:r>
      <w:bookmarkEnd w:id="647"/>
    </w:p>
    <w:p w14:paraId="7E231997" w14:textId="77777777" w:rsidR="00D71172" w:rsidRDefault="00D71172">
      <w:pPr>
        <w:tabs>
          <w:tab w:val="clear" w:pos="7560"/>
        </w:tabs>
        <w:spacing w:line="276" w:lineRule="auto"/>
        <w:rPr>
          <w:rFonts w:cs="Arial"/>
          <w:sz w:val="12"/>
          <w:szCs w:val="12"/>
        </w:rPr>
      </w:pPr>
    </w:p>
    <w:p w14:paraId="2399A5BA" w14:textId="77777777" w:rsidR="00D71172" w:rsidRDefault="00660303">
      <w:pPr>
        <w:pStyle w:val="Prrafodelista"/>
        <w:numPr>
          <w:ilvl w:val="0"/>
          <w:numId w:val="4"/>
        </w:numPr>
        <w:spacing w:line="276" w:lineRule="auto"/>
        <w:rPr>
          <w:rFonts w:cs="Arial"/>
          <w:szCs w:val="24"/>
        </w:rPr>
      </w:pPr>
      <w:r>
        <w:rPr>
          <w:rFonts w:cs="Arial"/>
          <w:szCs w:val="24"/>
        </w:rPr>
        <w:t>Norma ISO 9001:2015 – Cláusula 7.1.3</w:t>
      </w:r>
    </w:p>
    <w:p w14:paraId="58778B63" w14:textId="77777777" w:rsidR="00D71172" w:rsidRDefault="00660303">
      <w:pPr>
        <w:pStyle w:val="Prrafodelista"/>
        <w:numPr>
          <w:ilvl w:val="0"/>
          <w:numId w:val="4"/>
        </w:numPr>
        <w:spacing w:line="276" w:lineRule="auto"/>
        <w:rPr>
          <w:rFonts w:cs="Arial"/>
          <w:szCs w:val="24"/>
        </w:rPr>
      </w:pPr>
      <w:r>
        <w:rPr>
          <w:rFonts w:cs="Arial"/>
          <w:szCs w:val="24"/>
        </w:rPr>
        <w:t>SLA establecidos en contrato con proveedores.</w:t>
      </w:r>
    </w:p>
    <w:p w14:paraId="7D2B455B" w14:textId="77777777" w:rsidR="00D71172" w:rsidRDefault="00660303">
      <w:pPr>
        <w:pStyle w:val="Prrafodelista"/>
        <w:numPr>
          <w:ilvl w:val="0"/>
          <w:numId w:val="4"/>
        </w:numPr>
        <w:spacing w:line="276" w:lineRule="auto"/>
        <w:rPr>
          <w:rFonts w:cs="Arial"/>
          <w:szCs w:val="24"/>
        </w:rPr>
      </w:pPr>
      <w:r>
        <w:rPr>
          <w:rFonts w:cs="Arial"/>
          <w:szCs w:val="24"/>
        </w:rPr>
        <w:t>Política interna para aplicación de procedimientos del área de Sistemas (E.3C1.01).</w:t>
      </w:r>
    </w:p>
    <w:p w14:paraId="00109F96" w14:textId="77777777" w:rsidR="00D71172" w:rsidRDefault="00D71172">
      <w:pPr>
        <w:tabs>
          <w:tab w:val="clear" w:pos="7560"/>
        </w:tabs>
        <w:spacing w:line="276" w:lineRule="auto"/>
        <w:rPr>
          <w:rFonts w:cs="Arial"/>
          <w:szCs w:val="24"/>
        </w:rPr>
      </w:pPr>
    </w:p>
    <w:p w14:paraId="18C6E3C9" w14:textId="77777777" w:rsidR="00D71172" w:rsidRDefault="00D71172">
      <w:pPr>
        <w:tabs>
          <w:tab w:val="clear" w:pos="7560"/>
        </w:tabs>
        <w:spacing w:line="276" w:lineRule="auto"/>
        <w:rPr>
          <w:rFonts w:cs="Arial"/>
          <w:szCs w:val="24"/>
        </w:rPr>
      </w:pPr>
    </w:p>
    <w:p w14:paraId="211D4288" w14:textId="77777777" w:rsidR="00D71172" w:rsidRDefault="00660303">
      <w:pPr>
        <w:pStyle w:val="Tabla"/>
        <w:spacing w:line="276" w:lineRule="auto"/>
        <w:outlineLvl w:val="0"/>
      </w:pPr>
      <w:bookmarkStart w:id="648" w:name="__RefHeading___Toc6903_3066183027"/>
      <w:bookmarkStart w:id="649" w:name="_Toc20413573"/>
      <w:bookmarkEnd w:id="648"/>
      <w:r>
        <w:t>DEFINICIONES:</w:t>
      </w:r>
      <w:bookmarkEnd w:id="649"/>
    </w:p>
    <w:p w14:paraId="7A8E187D" w14:textId="77777777" w:rsidR="00D71172" w:rsidRDefault="00D71172">
      <w:pPr>
        <w:tabs>
          <w:tab w:val="clear" w:pos="7560"/>
        </w:tabs>
        <w:spacing w:line="276" w:lineRule="auto"/>
        <w:rPr>
          <w:rFonts w:cs="Arial"/>
          <w:sz w:val="12"/>
          <w:szCs w:val="12"/>
        </w:rPr>
      </w:pPr>
    </w:p>
    <w:tbl>
      <w:tblPr>
        <w:tblStyle w:val="Tablaconcuadrcula"/>
        <w:tblW w:w="9214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664"/>
        <w:gridCol w:w="302"/>
        <w:gridCol w:w="7248"/>
      </w:tblGrid>
      <w:tr w:rsidR="00D71172" w14:paraId="33129E1F" w14:textId="77777777">
        <w:trPr>
          <w:trHeight w:val="340"/>
        </w:trPr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</w:tcPr>
          <w:p w14:paraId="384E6D2B" w14:textId="77777777" w:rsidR="00D71172" w:rsidRDefault="00660303">
            <w:pPr>
              <w:pStyle w:val="GPEncabezado"/>
              <w:widowControl w:val="0"/>
              <w:spacing w:line="276" w:lineRule="auto"/>
              <w:rPr>
                <w:b/>
              </w:rPr>
            </w:pPr>
            <w:r>
              <w:rPr>
                <w:b/>
              </w:rPr>
              <w:t>SLA</w:t>
            </w: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</w:tcPr>
          <w:p w14:paraId="33BEEAE8" w14:textId="77777777" w:rsidR="00D71172" w:rsidRDefault="00660303">
            <w:pPr>
              <w:pStyle w:val="GPEncabezado"/>
              <w:widowControl w:val="0"/>
              <w:spacing w:line="276" w:lineRule="auto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7248" w:type="dxa"/>
            <w:tcBorders>
              <w:top w:val="nil"/>
              <w:left w:val="nil"/>
              <w:bottom w:val="nil"/>
              <w:right w:val="nil"/>
            </w:tcBorders>
          </w:tcPr>
          <w:p w14:paraId="3E46896B" w14:textId="77777777" w:rsidR="00D71172" w:rsidRDefault="00660303">
            <w:pPr>
              <w:pStyle w:val="GPEncabezado"/>
              <w:widowControl w:val="0"/>
              <w:spacing w:line="276" w:lineRule="auto"/>
            </w:pPr>
            <w:r>
              <w:t>Acuerdo de Nivel de Servicio.</w:t>
            </w:r>
          </w:p>
        </w:tc>
      </w:tr>
      <w:tr w:rsidR="00D71172" w14:paraId="6560A4EC" w14:textId="77777777">
        <w:trPr>
          <w:trHeight w:val="340"/>
        </w:trPr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</w:tcPr>
          <w:p w14:paraId="6C48D357" w14:textId="77777777" w:rsidR="00D71172" w:rsidRDefault="00660303">
            <w:pPr>
              <w:pStyle w:val="GPEncabezado"/>
              <w:widowControl w:val="0"/>
              <w:spacing w:line="276" w:lineRule="auto"/>
              <w:rPr>
                <w:b/>
              </w:rPr>
            </w:pPr>
            <w:r>
              <w:rPr>
                <w:b/>
              </w:rPr>
              <w:t>FTTG</w:t>
            </w: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</w:tcPr>
          <w:p w14:paraId="40E0A6C5" w14:textId="77777777" w:rsidR="00D71172" w:rsidRDefault="00660303">
            <w:pPr>
              <w:pStyle w:val="GPEncabezado"/>
              <w:widowControl w:val="0"/>
              <w:spacing w:line="276" w:lineRule="auto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7248" w:type="dxa"/>
            <w:tcBorders>
              <w:top w:val="nil"/>
              <w:left w:val="nil"/>
              <w:bottom w:val="nil"/>
              <w:right w:val="nil"/>
            </w:tcBorders>
          </w:tcPr>
          <w:p w14:paraId="056A9848" w14:textId="77777777" w:rsidR="00D71172" w:rsidRDefault="00660303">
            <w:pPr>
              <w:pStyle w:val="GPEncabezado"/>
              <w:widowControl w:val="0"/>
              <w:spacing w:line="276" w:lineRule="auto"/>
            </w:pPr>
            <w:r>
              <w:t>Fundación Terminal Terrestre de Guayaquil.</w:t>
            </w:r>
          </w:p>
        </w:tc>
      </w:tr>
      <w:tr w:rsidR="00D71172" w14:paraId="3C812ABF" w14:textId="77777777">
        <w:trPr>
          <w:trHeight w:val="340"/>
        </w:trPr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</w:tcPr>
          <w:p w14:paraId="47A3D65D" w14:textId="77777777" w:rsidR="00D71172" w:rsidRDefault="00660303">
            <w:pPr>
              <w:pStyle w:val="GPEncabezado"/>
              <w:widowControl w:val="0"/>
              <w:spacing w:line="276" w:lineRule="auto"/>
              <w:rPr>
                <w:b/>
              </w:rPr>
            </w:pPr>
            <w:r>
              <w:rPr>
                <w:b/>
              </w:rPr>
              <w:t>Técnico responsable</w:t>
            </w: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</w:tcPr>
          <w:p w14:paraId="73638573" w14:textId="77777777" w:rsidR="00D71172" w:rsidRDefault="00660303">
            <w:pPr>
              <w:pStyle w:val="GPEncabezado"/>
              <w:widowControl w:val="0"/>
              <w:spacing w:line="276" w:lineRule="auto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7248" w:type="dxa"/>
            <w:tcBorders>
              <w:top w:val="nil"/>
              <w:left w:val="nil"/>
              <w:bottom w:val="nil"/>
              <w:right w:val="nil"/>
            </w:tcBorders>
          </w:tcPr>
          <w:p w14:paraId="4C037A8C" w14:textId="77777777" w:rsidR="00D71172" w:rsidRDefault="00660303">
            <w:pPr>
              <w:pStyle w:val="GPEncabezado"/>
              <w:widowControl w:val="0"/>
              <w:spacing w:line="276" w:lineRule="auto"/>
            </w:pPr>
            <w:r>
              <w:t>Funcionario de la Dirección de Sistemas, designado para la atención de un determinado incidente/requerimiento.</w:t>
            </w:r>
          </w:p>
        </w:tc>
      </w:tr>
      <w:tr w:rsidR="00D71172" w14:paraId="5A2459C2" w14:textId="77777777">
        <w:trPr>
          <w:trHeight w:val="340"/>
        </w:trPr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</w:tcPr>
          <w:p w14:paraId="4251ABB7" w14:textId="77777777" w:rsidR="00D71172" w:rsidRDefault="00660303">
            <w:pPr>
              <w:pStyle w:val="GPEncabezado"/>
              <w:widowControl w:val="0"/>
            </w:pPr>
            <w:r>
              <w:rPr>
                <w:b/>
                <w:bCs/>
              </w:rPr>
              <w:t>Contratista/proveedor responsable</w:t>
            </w: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</w:tcPr>
          <w:p w14:paraId="52356C83" w14:textId="77777777" w:rsidR="00D71172" w:rsidRDefault="00660303">
            <w:pPr>
              <w:pStyle w:val="GPEncabezado"/>
              <w:widowControl w:val="0"/>
              <w:spacing w:line="276" w:lineRule="auto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7248" w:type="dxa"/>
            <w:tcBorders>
              <w:top w:val="nil"/>
              <w:left w:val="nil"/>
              <w:bottom w:val="nil"/>
              <w:right w:val="nil"/>
            </w:tcBorders>
          </w:tcPr>
          <w:p w14:paraId="6690C00B" w14:textId="77777777" w:rsidR="00D71172" w:rsidRDefault="00660303">
            <w:pPr>
              <w:pStyle w:val="GPEncabezado"/>
              <w:widowControl w:val="0"/>
              <w:spacing w:line="276" w:lineRule="auto"/>
            </w:pPr>
            <w:r>
              <w:t>Persona natural o jurídica que otorga bienes y/o presta servicios a la Institución, mediante procedimientos de contratación pública.</w:t>
            </w:r>
          </w:p>
        </w:tc>
      </w:tr>
      <w:tr w:rsidR="009918B1" w14:paraId="7A7B1DAB" w14:textId="77777777">
        <w:trPr>
          <w:trHeight w:val="340"/>
          <w:ins w:id="650" w:author="CarlosReyes" w:date="2021-03-26T15:35:00Z"/>
        </w:trPr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</w:tcPr>
          <w:p w14:paraId="5B390BE6" w14:textId="56A00A0F" w:rsidR="009918B1" w:rsidRDefault="009918B1">
            <w:pPr>
              <w:pStyle w:val="GPEncabezado"/>
              <w:widowControl w:val="0"/>
              <w:rPr>
                <w:ins w:id="651" w:author="CarlosReyes" w:date="2021-03-26T15:35:00Z"/>
                <w:b/>
                <w:bCs/>
              </w:rPr>
            </w:pPr>
            <w:ins w:id="652" w:author="CarlosReyes" w:date="2021-03-26T15:35:00Z">
              <w:r>
                <w:rPr>
                  <w:b/>
                  <w:bCs/>
                </w:rPr>
                <w:t>ITS</w:t>
              </w:r>
            </w:ins>
            <w:ins w:id="653" w:author="CarlosReyes" w:date="2021-03-28T13:15:00Z">
              <w:r w:rsidR="00FC3979">
                <w:rPr>
                  <w:b/>
                  <w:bCs/>
                </w:rPr>
                <w:t>M</w:t>
              </w:r>
            </w:ins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</w:tcPr>
          <w:p w14:paraId="368A6A18" w14:textId="76E4F184" w:rsidR="009918B1" w:rsidRDefault="009918B1">
            <w:pPr>
              <w:pStyle w:val="GPEncabezado"/>
              <w:widowControl w:val="0"/>
              <w:spacing w:line="276" w:lineRule="auto"/>
              <w:rPr>
                <w:ins w:id="654" w:author="CarlosReyes" w:date="2021-03-26T15:35:00Z"/>
                <w:b/>
              </w:rPr>
            </w:pPr>
            <w:ins w:id="655" w:author="CarlosReyes" w:date="2021-03-26T15:35:00Z">
              <w:r>
                <w:rPr>
                  <w:b/>
                </w:rPr>
                <w:t>:</w:t>
              </w:r>
            </w:ins>
          </w:p>
        </w:tc>
        <w:tc>
          <w:tcPr>
            <w:tcW w:w="7248" w:type="dxa"/>
            <w:tcBorders>
              <w:top w:val="nil"/>
              <w:left w:val="nil"/>
              <w:bottom w:val="nil"/>
              <w:right w:val="nil"/>
            </w:tcBorders>
          </w:tcPr>
          <w:p w14:paraId="7714F800" w14:textId="11BD9E0E" w:rsidR="009918B1" w:rsidRDefault="009918B1">
            <w:pPr>
              <w:pStyle w:val="GPEncabezado"/>
              <w:widowControl w:val="0"/>
              <w:spacing w:line="276" w:lineRule="auto"/>
              <w:rPr>
                <w:ins w:id="656" w:author="CarlosReyes" w:date="2021-03-26T15:35:00Z"/>
              </w:rPr>
            </w:pPr>
            <w:ins w:id="657" w:author="CarlosReyes" w:date="2021-03-26T15:35:00Z">
              <w:r>
                <w:t>Herramienta para la gestión de servicio de IT</w:t>
              </w:r>
            </w:ins>
          </w:p>
        </w:tc>
      </w:tr>
    </w:tbl>
    <w:p w14:paraId="3F9459AB" w14:textId="77777777" w:rsidR="00D71172" w:rsidRDefault="00D71172">
      <w:pPr>
        <w:tabs>
          <w:tab w:val="clear" w:pos="7560"/>
        </w:tabs>
        <w:spacing w:line="276" w:lineRule="auto"/>
        <w:rPr>
          <w:rFonts w:cs="Arial"/>
          <w:szCs w:val="24"/>
        </w:rPr>
      </w:pPr>
    </w:p>
    <w:p w14:paraId="3940C811" w14:textId="77777777" w:rsidR="00D71172" w:rsidRDefault="00D71172">
      <w:pPr>
        <w:tabs>
          <w:tab w:val="clear" w:pos="7560"/>
        </w:tabs>
        <w:spacing w:line="276" w:lineRule="auto"/>
        <w:rPr>
          <w:rFonts w:cs="Arial"/>
          <w:szCs w:val="24"/>
        </w:rPr>
      </w:pPr>
    </w:p>
    <w:p w14:paraId="054810F1" w14:textId="77777777" w:rsidR="00D71172" w:rsidRDefault="00660303">
      <w:pPr>
        <w:pStyle w:val="Tabla"/>
        <w:spacing w:line="276" w:lineRule="auto"/>
        <w:outlineLvl w:val="0"/>
      </w:pPr>
      <w:bookmarkStart w:id="658" w:name="__RefHeading___Toc6905_3066183027"/>
      <w:bookmarkStart w:id="659" w:name="_Toc20413574"/>
      <w:bookmarkEnd w:id="658"/>
      <w:r>
        <w:t>INFORMACIÓN DOCUMENTADA:</w:t>
      </w:r>
      <w:bookmarkEnd w:id="659"/>
    </w:p>
    <w:p w14:paraId="38BE9C15" w14:textId="77777777" w:rsidR="00D71172" w:rsidRDefault="00D71172">
      <w:pPr>
        <w:tabs>
          <w:tab w:val="clear" w:pos="7560"/>
        </w:tabs>
        <w:spacing w:line="276" w:lineRule="auto"/>
        <w:rPr>
          <w:rFonts w:cs="Arial"/>
          <w:sz w:val="12"/>
          <w:szCs w:val="12"/>
        </w:rPr>
      </w:pPr>
    </w:p>
    <w:p w14:paraId="0376A3C1" w14:textId="77777777" w:rsidR="00D71172" w:rsidRDefault="00660303">
      <w:pPr>
        <w:pStyle w:val="Prrafodelista"/>
        <w:numPr>
          <w:ilvl w:val="0"/>
          <w:numId w:val="5"/>
        </w:numPr>
        <w:tabs>
          <w:tab w:val="clear" w:pos="7560"/>
        </w:tabs>
        <w:spacing w:line="276" w:lineRule="auto"/>
        <w:jc w:val="left"/>
        <w:rPr>
          <w:rFonts w:cs="Arial"/>
          <w:szCs w:val="24"/>
        </w:rPr>
      </w:pPr>
      <w:r>
        <w:rPr>
          <w:rFonts w:cs="Arial"/>
          <w:szCs w:val="24"/>
        </w:rPr>
        <w:t>Correo electrónico.</w:t>
      </w:r>
    </w:p>
    <w:p w14:paraId="7974D995" w14:textId="77777777" w:rsidR="00D71172" w:rsidRDefault="00660303">
      <w:pPr>
        <w:pStyle w:val="Prrafodelista"/>
        <w:numPr>
          <w:ilvl w:val="0"/>
          <w:numId w:val="5"/>
        </w:numPr>
        <w:tabs>
          <w:tab w:val="clear" w:pos="7560"/>
        </w:tabs>
        <w:spacing w:line="276" w:lineRule="auto"/>
        <w:jc w:val="left"/>
        <w:rPr>
          <w:rFonts w:cs="Arial"/>
          <w:szCs w:val="24"/>
        </w:rPr>
      </w:pPr>
      <w:r>
        <w:rPr>
          <w:rFonts w:cs="Arial"/>
          <w:szCs w:val="24"/>
        </w:rPr>
        <w:t>Memorando.</w:t>
      </w:r>
    </w:p>
    <w:p w14:paraId="12CC2B5B" w14:textId="77777777" w:rsidR="00D71172" w:rsidRDefault="00660303">
      <w:pPr>
        <w:pStyle w:val="Prrafodelista"/>
        <w:numPr>
          <w:ilvl w:val="0"/>
          <w:numId w:val="5"/>
        </w:numPr>
        <w:tabs>
          <w:tab w:val="clear" w:pos="7560"/>
        </w:tabs>
        <w:spacing w:line="276" w:lineRule="auto"/>
        <w:jc w:val="left"/>
        <w:rPr>
          <w:rFonts w:cs="Arial"/>
          <w:szCs w:val="24"/>
        </w:rPr>
      </w:pPr>
      <w:r>
        <w:rPr>
          <w:rFonts w:cs="Arial"/>
          <w:szCs w:val="24"/>
        </w:rPr>
        <w:t>Mesa de servicio (GLPI)</w:t>
      </w:r>
    </w:p>
    <w:p w14:paraId="3DA81036" w14:textId="77777777" w:rsidR="00D71172" w:rsidRDefault="00D71172">
      <w:pPr>
        <w:tabs>
          <w:tab w:val="clear" w:pos="7560"/>
        </w:tabs>
        <w:spacing w:line="276" w:lineRule="auto"/>
        <w:rPr>
          <w:rFonts w:cs="Arial"/>
          <w:szCs w:val="24"/>
        </w:rPr>
      </w:pPr>
    </w:p>
    <w:p w14:paraId="7382AC66" w14:textId="77777777" w:rsidR="00D71172" w:rsidRDefault="00D71172">
      <w:pPr>
        <w:tabs>
          <w:tab w:val="clear" w:pos="7560"/>
        </w:tabs>
        <w:spacing w:line="276" w:lineRule="auto"/>
        <w:rPr>
          <w:rFonts w:cs="Arial"/>
          <w:szCs w:val="24"/>
        </w:rPr>
      </w:pPr>
    </w:p>
    <w:p w14:paraId="771CBB83" w14:textId="77777777" w:rsidR="00D71172" w:rsidRDefault="00660303">
      <w:pPr>
        <w:pStyle w:val="Tabla"/>
        <w:spacing w:line="276" w:lineRule="auto"/>
        <w:outlineLvl w:val="0"/>
      </w:pPr>
      <w:bookmarkStart w:id="660" w:name="__RefHeading___Toc6907_3066183027"/>
      <w:bookmarkStart w:id="661" w:name="_Toc20413575"/>
      <w:bookmarkEnd w:id="660"/>
      <w:r>
        <w:t>ANEXOS:</w:t>
      </w:r>
      <w:bookmarkEnd w:id="661"/>
    </w:p>
    <w:p w14:paraId="2452978A" w14:textId="77777777" w:rsidR="00D71172" w:rsidRDefault="00D71172">
      <w:pPr>
        <w:tabs>
          <w:tab w:val="clear" w:pos="7560"/>
        </w:tabs>
        <w:spacing w:line="276" w:lineRule="auto"/>
        <w:rPr>
          <w:rFonts w:cs="Arial"/>
          <w:sz w:val="12"/>
          <w:szCs w:val="12"/>
        </w:rPr>
      </w:pPr>
    </w:p>
    <w:p w14:paraId="0F8C41DB" w14:textId="77777777" w:rsidR="00D71172" w:rsidRDefault="00660303">
      <w:pPr>
        <w:pStyle w:val="Prrafodelista"/>
        <w:numPr>
          <w:ilvl w:val="0"/>
          <w:numId w:val="3"/>
        </w:numPr>
        <w:spacing w:line="276" w:lineRule="auto"/>
        <w:rPr>
          <w:rFonts w:cs="Arial"/>
          <w:szCs w:val="24"/>
        </w:rPr>
      </w:pPr>
      <w:r>
        <w:rPr>
          <w:rFonts w:cs="Arial"/>
          <w:szCs w:val="24"/>
        </w:rPr>
        <w:t>A1: Ficha de Procesos de Soporte Técnico (FP.3C1.04)</w:t>
      </w:r>
    </w:p>
    <w:p w14:paraId="12C7354B" w14:textId="18736391" w:rsidR="00D71172" w:rsidRDefault="00660303">
      <w:pPr>
        <w:pStyle w:val="Prrafodelista"/>
        <w:numPr>
          <w:ilvl w:val="0"/>
          <w:numId w:val="3"/>
        </w:numPr>
        <w:spacing w:line="276" w:lineRule="auto"/>
        <w:rPr>
          <w:rFonts w:cs="Arial"/>
          <w:szCs w:val="24"/>
        </w:rPr>
      </w:pPr>
      <w:r>
        <w:rPr>
          <w:rFonts w:cs="Arial"/>
          <w:szCs w:val="24"/>
        </w:rPr>
        <w:t xml:space="preserve">A2: Diagrama de Procesos de </w:t>
      </w:r>
      <w:del w:id="662" w:author="CarlosReyes" w:date="2021-03-26T15:36:00Z">
        <w:r w:rsidDel="009918B1">
          <w:rPr>
            <w:rFonts w:cs="Arial"/>
            <w:szCs w:val="24"/>
          </w:rPr>
          <w:delText>Soporte Técnico</w:delText>
        </w:r>
      </w:del>
      <w:ins w:id="663" w:author="CarlosReyes" w:date="2021-03-28T13:11:00Z">
        <w:r w:rsidR="00252AEC">
          <w:rPr>
            <w:rFonts w:cs="Arial"/>
            <w:szCs w:val="24"/>
          </w:rPr>
          <w:t>Gest</w:t>
        </w:r>
      </w:ins>
      <w:ins w:id="664" w:author="CarlosReyes" w:date="2021-03-26T15:52:00Z">
        <w:r w:rsidR="00BD6ACA">
          <w:rPr>
            <w:rFonts w:cs="Arial"/>
            <w:szCs w:val="24"/>
          </w:rPr>
          <w:t>ión</w:t>
        </w:r>
      </w:ins>
      <w:ins w:id="665" w:author="CarlosReyes" w:date="2021-03-26T15:36:00Z">
        <w:r w:rsidR="009918B1">
          <w:rPr>
            <w:rFonts w:cs="Arial"/>
            <w:szCs w:val="24"/>
          </w:rPr>
          <w:t xml:space="preserve"> de Solicitudes</w:t>
        </w:r>
      </w:ins>
      <w:r>
        <w:rPr>
          <w:rFonts w:cs="Arial"/>
          <w:szCs w:val="24"/>
        </w:rPr>
        <w:t xml:space="preserve"> (</w:t>
      </w:r>
      <w:commentRangeStart w:id="666"/>
      <w:r>
        <w:rPr>
          <w:rFonts w:cs="Arial"/>
          <w:szCs w:val="24"/>
        </w:rPr>
        <w:t>DP</w:t>
      </w:r>
      <w:commentRangeEnd w:id="666"/>
      <w:r w:rsidR="009918B1">
        <w:rPr>
          <w:rStyle w:val="Refdecomentario"/>
        </w:rPr>
        <w:commentReference w:id="666"/>
      </w:r>
      <w:r>
        <w:rPr>
          <w:rFonts w:cs="Arial"/>
          <w:szCs w:val="24"/>
        </w:rPr>
        <w:t>.3C1.04)</w:t>
      </w:r>
    </w:p>
    <w:p w14:paraId="7F5443B3" w14:textId="7822EFF2" w:rsidR="00D71172" w:rsidRDefault="00660303">
      <w:pPr>
        <w:pStyle w:val="Prrafodelista"/>
        <w:numPr>
          <w:ilvl w:val="0"/>
          <w:numId w:val="3"/>
        </w:numPr>
        <w:spacing w:line="276" w:lineRule="auto"/>
        <w:rPr>
          <w:rFonts w:cs="Arial"/>
          <w:szCs w:val="24"/>
        </w:rPr>
      </w:pPr>
      <w:r>
        <w:rPr>
          <w:rFonts w:cs="Arial"/>
          <w:szCs w:val="24"/>
        </w:rPr>
        <w:t>A3: Política Interna para aplicación de procedimientos de</w:t>
      </w:r>
      <w:ins w:id="667" w:author="CarlosReyes" w:date="2021-03-26T15:36:00Z">
        <w:r w:rsidR="009918B1">
          <w:rPr>
            <w:rFonts w:cs="Arial"/>
            <w:szCs w:val="24"/>
          </w:rPr>
          <w:t xml:space="preserve"> </w:t>
        </w:r>
      </w:ins>
      <w:ins w:id="668" w:author="CarlosReyes" w:date="2021-03-28T13:11:00Z">
        <w:r w:rsidR="00252AEC">
          <w:rPr>
            <w:rFonts w:cs="Arial"/>
            <w:szCs w:val="24"/>
          </w:rPr>
          <w:t>Gestión</w:t>
        </w:r>
      </w:ins>
      <w:ins w:id="669" w:author="CarlosReyes" w:date="2021-03-26T15:36:00Z">
        <w:r w:rsidR="009918B1">
          <w:rPr>
            <w:rFonts w:cs="Arial"/>
            <w:szCs w:val="24"/>
          </w:rPr>
          <w:t xml:space="preserve"> de Solicitudes</w:t>
        </w:r>
      </w:ins>
      <w:del w:id="670" w:author="CarlosReyes" w:date="2021-03-26T15:36:00Z">
        <w:r w:rsidDel="009918B1">
          <w:rPr>
            <w:rFonts w:cs="Arial"/>
            <w:szCs w:val="24"/>
          </w:rPr>
          <w:delText>l Área de Sistemas</w:delText>
        </w:r>
      </w:del>
      <w:r>
        <w:rPr>
          <w:rFonts w:cs="Arial"/>
          <w:szCs w:val="24"/>
        </w:rPr>
        <w:t xml:space="preserve"> (E.3C1.01)</w:t>
      </w:r>
    </w:p>
    <w:p w14:paraId="5EB638D7" w14:textId="77777777" w:rsidR="00D71172" w:rsidRDefault="00D71172">
      <w:pPr>
        <w:tabs>
          <w:tab w:val="clear" w:pos="7560"/>
        </w:tabs>
        <w:spacing w:line="276" w:lineRule="auto"/>
        <w:jc w:val="left"/>
        <w:rPr>
          <w:rFonts w:cs="Arial"/>
          <w:szCs w:val="24"/>
        </w:rPr>
      </w:pPr>
    </w:p>
    <w:p w14:paraId="0FAF720A" w14:textId="77777777" w:rsidR="00D71172" w:rsidRDefault="00D71172">
      <w:pPr>
        <w:tabs>
          <w:tab w:val="clear" w:pos="7560"/>
        </w:tabs>
        <w:spacing w:line="276" w:lineRule="auto"/>
        <w:jc w:val="left"/>
        <w:rPr>
          <w:rFonts w:cs="Arial"/>
          <w:szCs w:val="24"/>
        </w:rPr>
      </w:pPr>
    </w:p>
    <w:p w14:paraId="58B6AC9E" w14:textId="77777777" w:rsidR="00D71172" w:rsidRDefault="00660303">
      <w:pPr>
        <w:pStyle w:val="Tabla"/>
        <w:spacing w:line="276" w:lineRule="auto"/>
        <w:outlineLvl w:val="0"/>
      </w:pPr>
      <w:bookmarkStart w:id="671" w:name="__RefHeading___Toc6909_3066183027"/>
      <w:bookmarkStart w:id="672" w:name="_Toc20413576"/>
      <w:bookmarkEnd w:id="671"/>
      <w:r>
        <w:t>CONTROL DE CAMBIOS</w:t>
      </w:r>
      <w:bookmarkEnd w:id="672"/>
    </w:p>
    <w:p w14:paraId="73091212" w14:textId="77777777" w:rsidR="00D71172" w:rsidRDefault="00D71172">
      <w:pPr>
        <w:pStyle w:val="Tabla"/>
        <w:numPr>
          <w:ilvl w:val="0"/>
          <w:numId w:val="0"/>
        </w:numPr>
        <w:spacing w:line="276" w:lineRule="auto"/>
        <w:rPr>
          <w:sz w:val="14"/>
        </w:rPr>
      </w:pPr>
    </w:p>
    <w:tbl>
      <w:tblPr>
        <w:tblW w:w="9389" w:type="dxa"/>
        <w:tblInd w:w="137" w:type="dxa"/>
        <w:tblLayout w:type="fixed"/>
        <w:tblLook w:val="01E0" w:firstRow="1" w:lastRow="1" w:firstColumn="1" w:lastColumn="1" w:noHBand="0" w:noVBand="0"/>
      </w:tblPr>
      <w:tblGrid>
        <w:gridCol w:w="1178"/>
        <w:gridCol w:w="3070"/>
        <w:gridCol w:w="1254"/>
        <w:gridCol w:w="1291"/>
        <w:gridCol w:w="1296"/>
        <w:gridCol w:w="1300"/>
      </w:tblGrid>
      <w:tr w:rsidR="00D71172" w14:paraId="034D0330" w14:textId="77777777">
        <w:trPr>
          <w:trHeight w:val="442"/>
        </w:trPr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E07333A" w14:textId="77777777" w:rsidR="00D71172" w:rsidRDefault="00660303">
            <w:pPr>
              <w:widowControl w:val="0"/>
              <w:spacing w:line="276" w:lineRule="auto"/>
              <w:jc w:val="center"/>
              <w:rPr>
                <w:rFonts w:cs="Arial"/>
                <w:b/>
                <w:bCs/>
                <w:sz w:val="16"/>
                <w:szCs w:val="24"/>
              </w:rPr>
            </w:pPr>
            <w:r>
              <w:rPr>
                <w:rFonts w:cs="Arial"/>
                <w:b/>
                <w:bCs/>
                <w:sz w:val="16"/>
                <w:szCs w:val="24"/>
              </w:rPr>
              <w:t>FECHA ANTERIOR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545071F" w14:textId="77777777" w:rsidR="00D71172" w:rsidRDefault="00660303">
            <w:pPr>
              <w:widowControl w:val="0"/>
              <w:spacing w:line="276" w:lineRule="auto"/>
              <w:jc w:val="center"/>
              <w:rPr>
                <w:rFonts w:cs="Arial"/>
                <w:b/>
                <w:bCs/>
                <w:sz w:val="16"/>
                <w:szCs w:val="24"/>
              </w:rPr>
            </w:pPr>
            <w:r>
              <w:rPr>
                <w:rFonts w:cs="Arial"/>
                <w:b/>
                <w:bCs/>
                <w:sz w:val="16"/>
                <w:szCs w:val="24"/>
              </w:rPr>
              <w:t>DESCRIPCIÓN DE CAMBIOS O MODIFICACIONES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42EFBF1" w14:textId="77777777" w:rsidR="00D71172" w:rsidRDefault="00660303">
            <w:pPr>
              <w:widowControl w:val="0"/>
              <w:spacing w:line="276" w:lineRule="auto"/>
              <w:jc w:val="center"/>
              <w:rPr>
                <w:rFonts w:cs="Arial"/>
                <w:b/>
                <w:bCs/>
                <w:sz w:val="16"/>
                <w:szCs w:val="24"/>
              </w:rPr>
            </w:pPr>
            <w:r>
              <w:rPr>
                <w:rFonts w:cs="Arial"/>
                <w:b/>
                <w:bCs/>
                <w:sz w:val="16"/>
                <w:szCs w:val="24"/>
              </w:rPr>
              <w:t>FECHA DEL CAMBIO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9841190" w14:textId="77777777" w:rsidR="00D71172" w:rsidRDefault="00660303">
            <w:pPr>
              <w:widowControl w:val="0"/>
              <w:spacing w:line="276" w:lineRule="auto"/>
              <w:jc w:val="center"/>
              <w:rPr>
                <w:rFonts w:cs="Arial"/>
                <w:b/>
                <w:bCs/>
                <w:sz w:val="16"/>
                <w:szCs w:val="24"/>
              </w:rPr>
            </w:pPr>
            <w:r>
              <w:rPr>
                <w:rFonts w:cs="Arial"/>
                <w:b/>
                <w:bCs/>
                <w:sz w:val="16"/>
                <w:szCs w:val="24"/>
              </w:rPr>
              <w:t>ELABORADO POR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AA27FF4" w14:textId="77777777" w:rsidR="00D71172" w:rsidRDefault="00660303">
            <w:pPr>
              <w:widowControl w:val="0"/>
              <w:spacing w:line="276" w:lineRule="auto"/>
              <w:jc w:val="center"/>
              <w:rPr>
                <w:rFonts w:cs="Arial"/>
                <w:b/>
                <w:bCs/>
                <w:sz w:val="16"/>
                <w:szCs w:val="24"/>
              </w:rPr>
            </w:pPr>
            <w:r>
              <w:rPr>
                <w:rFonts w:cs="Arial"/>
                <w:b/>
                <w:bCs/>
                <w:sz w:val="16"/>
                <w:szCs w:val="24"/>
              </w:rPr>
              <w:t>REVISADO POR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1387C9" w14:textId="77777777" w:rsidR="00D71172" w:rsidRDefault="00660303">
            <w:pPr>
              <w:widowControl w:val="0"/>
              <w:spacing w:line="276" w:lineRule="auto"/>
              <w:jc w:val="center"/>
              <w:rPr>
                <w:rFonts w:cs="Arial"/>
                <w:b/>
                <w:bCs/>
                <w:sz w:val="16"/>
                <w:szCs w:val="24"/>
              </w:rPr>
            </w:pPr>
            <w:r>
              <w:rPr>
                <w:rFonts w:cs="Arial"/>
                <w:b/>
                <w:bCs/>
                <w:sz w:val="16"/>
                <w:szCs w:val="24"/>
              </w:rPr>
              <w:t>APROBADO POR</w:t>
            </w:r>
          </w:p>
        </w:tc>
      </w:tr>
      <w:tr w:rsidR="00D71172" w14:paraId="27344F84" w14:textId="77777777">
        <w:trPr>
          <w:trHeight w:val="2492"/>
        </w:trPr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001C2" w14:textId="77777777" w:rsidR="00D71172" w:rsidRDefault="00660303">
            <w:pPr>
              <w:widowControl w:val="0"/>
              <w:spacing w:line="276" w:lineRule="auto"/>
              <w:jc w:val="center"/>
              <w:rPr>
                <w:rFonts w:cs="Arial"/>
                <w:bCs/>
                <w:sz w:val="16"/>
                <w:szCs w:val="24"/>
              </w:rPr>
            </w:pPr>
            <w:r>
              <w:rPr>
                <w:rFonts w:cs="Arial"/>
                <w:bCs/>
                <w:sz w:val="16"/>
                <w:szCs w:val="24"/>
              </w:rPr>
              <w:t>N/A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D04799" w14:textId="77777777" w:rsidR="00D71172" w:rsidRDefault="00660303">
            <w:pPr>
              <w:widowControl w:val="0"/>
              <w:spacing w:line="276" w:lineRule="auto"/>
              <w:jc w:val="center"/>
              <w:rPr>
                <w:rFonts w:cs="Arial"/>
                <w:bCs/>
                <w:sz w:val="16"/>
                <w:szCs w:val="24"/>
              </w:rPr>
            </w:pPr>
            <w:r>
              <w:rPr>
                <w:rFonts w:cs="Arial"/>
                <w:bCs/>
                <w:sz w:val="16"/>
                <w:szCs w:val="24"/>
              </w:rPr>
              <w:t>Creación e ingreso al SGC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577413" w14:textId="77777777" w:rsidR="00D71172" w:rsidRDefault="00660303">
            <w:pPr>
              <w:widowControl w:val="0"/>
              <w:spacing w:line="276" w:lineRule="auto"/>
              <w:jc w:val="center"/>
              <w:rPr>
                <w:rFonts w:cs="Arial"/>
                <w:bCs/>
                <w:sz w:val="16"/>
                <w:szCs w:val="24"/>
              </w:rPr>
            </w:pPr>
            <w:r>
              <w:rPr>
                <w:rFonts w:cs="Arial"/>
                <w:bCs/>
                <w:sz w:val="16"/>
                <w:szCs w:val="24"/>
              </w:rPr>
              <w:t>2020-08-14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CDF49" w14:textId="77777777" w:rsidR="00D71172" w:rsidRDefault="00660303">
            <w:pPr>
              <w:widowControl w:val="0"/>
              <w:spacing w:line="276" w:lineRule="auto"/>
              <w:jc w:val="center"/>
              <w:rPr>
                <w:rFonts w:cs="Arial"/>
                <w:bCs/>
                <w:sz w:val="16"/>
                <w:szCs w:val="24"/>
              </w:rPr>
            </w:pPr>
            <w:r>
              <w:rPr>
                <w:rFonts w:cs="Arial"/>
                <w:bCs/>
                <w:sz w:val="16"/>
                <w:szCs w:val="24"/>
              </w:rPr>
              <w:t>Srta. Doménica González Rojas</w:t>
            </w:r>
          </w:p>
          <w:p w14:paraId="28DEBA07" w14:textId="77777777" w:rsidR="00D71172" w:rsidRDefault="00660303">
            <w:pPr>
              <w:widowControl w:val="0"/>
              <w:spacing w:line="276" w:lineRule="auto"/>
              <w:jc w:val="center"/>
              <w:rPr>
                <w:rFonts w:cs="Arial"/>
                <w:bCs/>
                <w:sz w:val="16"/>
                <w:szCs w:val="24"/>
              </w:rPr>
            </w:pPr>
            <w:r>
              <w:rPr>
                <w:rFonts w:cs="Arial"/>
                <w:bCs/>
                <w:sz w:val="16"/>
                <w:szCs w:val="24"/>
              </w:rPr>
              <w:t>Auxiliar Administrativa de Procesos y Medio Ambiente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37577" w14:textId="77777777" w:rsidR="00D71172" w:rsidRDefault="00660303">
            <w:pPr>
              <w:widowControl w:val="0"/>
              <w:spacing w:line="276" w:lineRule="auto"/>
              <w:jc w:val="center"/>
              <w:rPr>
                <w:rFonts w:cs="Arial"/>
                <w:bCs/>
                <w:sz w:val="16"/>
                <w:szCs w:val="24"/>
              </w:rPr>
            </w:pPr>
            <w:r>
              <w:rPr>
                <w:rFonts w:cs="Arial"/>
                <w:bCs/>
                <w:sz w:val="16"/>
                <w:szCs w:val="24"/>
              </w:rPr>
              <w:t>Ing. Héctor Neira Rivera</w:t>
            </w:r>
          </w:p>
          <w:p w14:paraId="4B0DFE51" w14:textId="77777777" w:rsidR="00D71172" w:rsidRDefault="00660303">
            <w:pPr>
              <w:widowControl w:val="0"/>
              <w:spacing w:line="276" w:lineRule="auto"/>
              <w:jc w:val="center"/>
              <w:rPr>
                <w:rFonts w:cs="Arial"/>
                <w:bCs/>
                <w:sz w:val="16"/>
                <w:szCs w:val="24"/>
              </w:rPr>
            </w:pPr>
            <w:r>
              <w:rPr>
                <w:rFonts w:cs="Arial"/>
                <w:bCs/>
                <w:sz w:val="16"/>
                <w:szCs w:val="24"/>
              </w:rPr>
              <w:t>Director de Sistemas</w:t>
            </w:r>
          </w:p>
          <w:p w14:paraId="72E24A15" w14:textId="77777777" w:rsidR="00D71172" w:rsidRDefault="00D71172">
            <w:pPr>
              <w:widowControl w:val="0"/>
              <w:spacing w:line="276" w:lineRule="auto"/>
              <w:jc w:val="center"/>
              <w:rPr>
                <w:rFonts w:cs="Arial"/>
                <w:bCs/>
                <w:sz w:val="16"/>
                <w:szCs w:val="24"/>
              </w:rPr>
            </w:pPr>
          </w:p>
          <w:p w14:paraId="6E40ED9B" w14:textId="77777777" w:rsidR="00D71172" w:rsidRDefault="00660303">
            <w:pPr>
              <w:widowControl w:val="0"/>
              <w:spacing w:line="276" w:lineRule="auto"/>
              <w:jc w:val="center"/>
              <w:rPr>
                <w:rFonts w:cs="Arial"/>
                <w:bCs/>
                <w:sz w:val="16"/>
                <w:szCs w:val="24"/>
              </w:rPr>
            </w:pPr>
            <w:r>
              <w:rPr>
                <w:rFonts w:cs="Arial"/>
                <w:bCs/>
                <w:sz w:val="16"/>
                <w:szCs w:val="24"/>
              </w:rPr>
              <w:t>Ing. Federico Avilés Muñoz</w:t>
            </w:r>
          </w:p>
          <w:p w14:paraId="4BE83564" w14:textId="77777777" w:rsidR="00D71172" w:rsidRDefault="00660303">
            <w:pPr>
              <w:widowControl w:val="0"/>
              <w:spacing w:line="276" w:lineRule="auto"/>
              <w:jc w:val="center"/>
              <w:rPr>
                <w:rFonts w:cs="Arial"/>
                <w:bCs/>
                <w:sz w:val="16"/>
                <w:szCs w:val="24"/>
              </w:rPr>
            </w:pPr>
            <w:r>
              <w:rPr>
                <w:rFonts w:cs="Arial"/>
                <w:bCs/>
                <w:sz w:val="16"/>
                <w:szCs w:val="24"/>
              </w:rPr>
              <w:t>Director de Procesos y Medio Ambiente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50E54" w14:textId="77777777" w:rsidR="00D71172" w:rsidRDefault="00660303">
            <w:pPr>
              <w:widowControl w:val="0"/>
              <w:spacing w:line="276" w:lineRule="auto"/>
              <w:jc w:val="center"/>
              <w:rPr>
                <w:rFonts w:cs="Arial"/>
                <w:bCs/>
                <w:sz w:val="16"/>
                <w:szCs w:val="24"/>
              </w:rPr>
            </w:pPr>
            <w:r>
              <w:rPr>
                <w:rFonts w:cs="Arial"/>
                <w:bCs/>
                <w:sz w:val="16"/>
                <w:szCs w:val="24"/>
              </w:rPr>
              <w:t xml:space="preserve">Abg. Jorge Pinto </w:t>
            </w:r>
            <w:proofErr w:type="spellStart"/>
            <w:r>
              <w:rPr>
                <w:rFonts w:cs="Arial"/>
                <w:bCs/>
                <w:sz w:val="16"/>
                <w:szCs w:val="24"/>
              </w:rPr>
              <w:t>Aveiga</w:t>
            </w:r>
            <w:proofErr w:type="spellEnd"/>
          </w:p>
          <w:p w14:paraId="28136D8E" w14:textId="77777777" w:rsidR="00D71172" w:rsidRDefault="00660303">
            <w:pPr>
              <w:widowControl w:val="0"/>
              <w:spacing w:line="276" w:lineRule="auto"/>
              <w:jc w:val="center"/>
              <w:rPr>
                <w:rFonts w:cs="Arial"/>
                <w:bCs/>
                <w:sz w:val="16"/>
                <w:szCs w:val="24"/>
              </w:rPr>
            </w:pPr>
            <w:r>
              <w:rPr>
                <w:rFonts w:cs="Arial"/>
                <w:bCs/>
                <w:sz w:val="16"/>
                <w:szCs w:val="24"/>
              </w:rPr>
              <w:t>Sub-Gerente General</w:t>
            </w:r>
          </w:p>
          <w:p w14:paraId="0C5EAD8A" w14:textId="77777777" w:rsidR="00D71172" w:rsidRDefault="00660303">
            <w:pPr>
              <w:widowControl w:val="0"/>
              <w:spacing w:line="276" w:lineRule="auto"/>
              <w:jc w:val="center"/>
              <w:rPr>
                <w:rFonts w:cs="Arial"/>
                <w:bCs/>
                <w:sz w:val="16"/>
                <w:szCs w:val="24"/>
              </w:rPr>
            </w:pPr>
            <w:r>
              <w:rPr>
                <w:rFonts w:cs="Arial"/>
                <w:bCs/>
                <w:sz w:val="16"/>
                <w:szCs w:val="24"/>
              </w:rPr>
              <w:t>(</w:t>
            </w:r>
            <w:proofErr w:type="gramStart"/>
            <w:r>
              <w:rPr>
                <w:rFonts w:cs="Arial"/>
                <w:bCs/>
                <w:sz w:val="16"/>
                <w:szCs w:val="24"/>
              </w:rPr>
              <w:t>Delegado</w:t>
            </w:r>
            <w:proofErr w:type="gramEnd"/>
            <w:r>
              <w:rPr>
                <w:rFonts w:cs="Arial"/>
                <w:bCs/>
                <w:sz w:val="16"/>
                <w:szCs w:val="24"/>
              </w:rPr>
              <w:t xml:space="preserve"> del Gerente General)</w:t>
            </w:r>
          </w:p>
        </w:tc>
      </w:tr>
      <w:tr w:rsidR="00D71172" w14:paraId="3F01AC70" w14:textId="77777777">
        <w:trPr>
          <w:trHeight w:val="2492"/>
        </w:trPr>
        <w:tc>
          <w:tcPr>
            <w:tcW w:w="11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DB4044" w14:textId="77777777" w:rsidR="00D71172" w:rsidRDefault="00660303">
            <w:pPr>
              <w:widowControl w:val="0"/>
              <w:spacing w:line="276" w:lineRule="auto"/>
              <w:jc w:val="center"/>
              <w:rPr>
                <w:rFonts w:cs="Arial"/>
                <w:bCs/>
                <w:sz w:val="16"/>
                <w:szCs w:val="24"/>
              </w:rPr>
            </w:pPr>
            <w:r>
              <w:rPr>
                <w:rFonts w:cs="Arial"/>
                <w:bCs/>
                <w:sz w:val="16"/>
                <w:szCs w:val="24"/>
              </w:rPr>
              <w:t>2020-08-14</w:t>
            </w:r>
          </w:p>
        </w:tc>
        <w:tc>
          <w:tcPr>
            <w:tcW w:w="30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3D24DB" w14:textId="77777777" w:rsidR="00D71172" w:rsidRDefault="00660303">
            <w:pPr>
              <w:widowControl w:val="0"/>
              <w:spacing w:line="276" w:lineRule="auto"/>
              <w:jc w:val="center"/>
              <w:rPr>
                <w:rFonts w:cs="Arial"/>
                <w:bCs/>
                <w:sz w:val="16"/>
                <w:szCs w:val="24"/>
              </w:rPr>
            </w:pPr>
            <w:proofErr w:type="gramStart"/>
            <w:r>
              <w:rPr>
                <w:rFonts w:cs="Arial"/>
                <w:bCs/>
                <w:sz w:val="16"/>
                <w:szCs w:val="24"/>
              </w:rPr>
              <w:t>Se  divide</w:t>
            </w:r>
            <w:proofErr w:type="gramEnd"/>
            <w:r>
              <w:rPr>
                <w:rFonts w:cs="Arial"/>
                <w:bCs/>
                <w:sz w:val="16"/>
                <w:szCs w:val="24"/>
              </w:rPr>
              <w:t xml:space="preserve"> el  proceso en dos </w:t>
            </w:r>
            <w:proofErr w:type="spellStart"/>
            <w:r>
              <w:rPr>
                <w:rFonts w:cs="Arial"/>
                <w:bCs/>
                <w:sz w:val="16"/>
                <w:szCs w:val="24"/>
              </w:rPr>
              <w:t>sub-procesos</w:t>
            </w:r>
            <w:proofErr w:type="spellEnd"/>
            <w:r>
              <w:rPr>
                <w:rFonts w:cs="Arial"/>
                <w:bCs/>
                <w:sz w:val="16"/>
                <w:szCs w:val="24"/>
              </w:rPr>
              <w:t xml:space="preserve"> con sus respectivas secuencias</w:t>
            </w:r>
          </w:p>
        </w:tc>
        <w:tc>
          <w:tcPr>
            <w:tcW w:w="12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BBA939" w14:textId="77777777" w:rsidR="00D71172" w:rsidRDefault="00660303">
            <w:pPr>
              <w:widowControl w:val="0"/>
              <w:spacing w:line="276" w:lineRule="auto"/>
              <w:jc w:val="center"/>
              <w:rPr>
                <w:rFonts w:cs="Arial"/>
                <w:bCs/>
                <w:sz w:val="16"/>
                <w:szCs w:val="24"/>
              </w:rPr>
            </w:pPr>
            <w:r>
              <w:rPr>
                <w:rFonts w:cs="Arial"/>
                <w:bCs/>
                <w:sz w:val="16"/>
                <w:szCs w:val="24"/>
              </w:rPr>
              <w:t>2021-02-02</w:t>
            </w:r>
          </w:p>
        </w:tc>
        <w:tc>
          <w:tcPr>
            <w:tcW w:w="12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7A402" w14:textId="77777777" w:rsidR="00D71172" w:rsidRDefault="00660303">
            <w:pPr>
              <w:widowControl w:val="0"/>
              <w:spacing w:line="276" w:lineRule="auto"/>
              <w:jc w:val="center"/>
              <w:rPr>
                <w:rFonts w:cs="Arial"/>
                <w:bCs/>
                <w:sz w:val="16"/>
                <w:szCs w:val="24"/>
              </w:rPr>
            </w:pPr>
            <w:r>
              <w:rPr>
                <w:rFonts w:cs="Arial"/>
                <w:bCs/>
                <w:sz w:val="16"/>
                <w:szCs w:val="24"/>
              </w:rPr>
              <w:t xml:space="preserve">Ing. </w:t>
            </w:r>
            <w:proofErr w:type="spellStart"/>
            <w:r>
              <w:rPr>
                <w:rFonts w:cs="Arial"/>
                <w:bCs/>
                <w:sz w:val="16"/>
                <w:szCs w:val="24"/>
              </w:rPr>
              <w:t>Madelyn</w:t>
            </w:r>
            <w:proofErr w:type="spellEnd"/>
            <w:r>
              <w:rPr>
                <w:rFonts w:cs="Arial"/>
                <w:bCs/>
                <w:sz w:val="16"/>
                <w:szCs w:val="24"/>
              </w:rPr>
              <w:t xml:space="preserve"> Espín Rada</w:t>
            </w:r>
          </w:p>
          <w:p w14:paraId="5D3BB252" w14:textId="77777777" w:rsidR="00D71172" w:rsidRDefault="00660303">
            <w:pPr>
              <w:widowControl w:val="0"/>
              <w:spacing w:line="276" w:lineRule="auto"/>
              <w:jc w:val="center"/>
              <w:rPr>
                <w:rFonts w:cs="Arial"/>
                <w:bCs/>
                <w:sz w:val="16"/>
                <w:szCs w:val="24"/>
              </w:rPr>
            </w:pPr>
            <w:r>
              <w:rPr>
                <w:rFonts w:cs="Arial"/>
                <w:bCs/>
                <w:sz w:val="16"/>
                <w:szCs w:val="24"/>
              </w:rPr>
              <w:t>Auxiliar Administrativa de Procesos y Medio Ambiente</w:t>
            </w:r>
          </w:p>
          <w:p w14:paraId="5634EC93" w14:textId="77777777" w:rsidR="00D71172" w:rsidRDefault="00660303">
            <w:pPr>
              <w:widowControl w:val="0"/>
              <w:spacing w:line="276" w:lineRule="auto"/>
              <w:jc w:val="center"/>
              <w:rPr>
                <w:rFonts w:cs="Arial"/>
                <w:bCs/>
                <w:sz w:val="16"/>
                <w:szCs w:val="24"/>
              </w:rPr>
            </w:pPr>
            <w:proofErr w:type="spellStart"/>
            <w:r>
              <w:rPr>
                <w:rFonts w:cs="Arial"/>
                <w:bCs/>
                <w:sz w:val="16"/>
                <w:szCs w:val="24"/>
              </w:rPr>
              <w:t>Tec</w:t>
            </w:r>
            <w:proofErr w:type="spellEnd"/>
            <w:r>
              <w:rPr>
                <w:rFonts w:cs="Arial"/>
                <w:bCs/>
                <w:sz w:val="16"/>
                <w:szCs w:val="24"/>
              </w:rPr>
              <w:t>. David Carrera Erazo</w:t>
            </w:r>
          </w:p>
          <w:p w14:paraId="476495C0" w14:textId="77777777" w:rsidR="00D71172" w:rsidRDefault="00660303">
            <w:pPr>
              <w:widowControl w:val="0"/>
              <w:spacing w:line="276" w:lineRule="auto"/>
              <w:jc w:val="center"/>
              <w:rPr>
                <w:rFonts w:cs="Arial"/>
                <w:bCs/>
                <w:sz w:val="16"/>
                <w:szCs w:val="24"/>
              </w:rPr>
            </w:pPr>
            <w:r>
              <w:rPr>
                <w:rFonts w:cs="Arial"/>
                <w:bCs/>
                <w:sz w:val="16"/>
                <w:szCs w:val="24"/>
              </w:rPr>
              <w:t>Asistente de Sistemas</w:t>
            </w:r>
          </w:p>
        </w:tc>
        <w:tc>
          <w:tcPr>
            <w:tcW w:w="12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D1B220" w14:textId="77777777" w:rsidR="00D71172" w:rsidRDefault="00660303">
            <w:pPr>
              <w:widowControl w:val="0"/>
              <w:spacing w:line="276" w:lineRule="auto"/>
              <w:jc w:val="center"/>
              <w:rPr>
                <w:rFonts w:cs="Arial"/>
                <w:bCs/>
                <w:sz w:val="16"/>
                <w:szCs w:val="24"/>
              </w:rPr>
            </w:pPr>
            <w:r>
              <w:rPr>
                <w:rFonts w:cs="Arial"/>
                <w:bCs/>
                <w:sz w:val="16"/>
                <w:szCs w:val="24"/>
              </w:rPr>
              <w:t>Ing. Héctor Neira Rivera</w:t>
            </w:r>
          </w:p>
          <w:p w14:paraId="1FAB6B7D" w14:textId="77777777" w:rsidR="00D71172" w:rsidRDefault="00660303">
            <w:pPr>
              <w:widowControl w:val="0"/>
              <w:spacing w:line="276" w:lineRule="auto"/>
              <w:jc w:val="center"/>
              <w:rPr>
                <w:rFonts w:cs="Arial"/>
                <w:bCs/>
                <w:sz w:val="16"/>
                <w:szCs w:val="24"/>
              </w:rPr>
            </w:pPr>
            <w:r>
              <w:rPr>
                <w:rFonts w:cs="Arial"/>
                <w:bCs/>
                <w:sz w:val="16"/>
                <w:szCs w:val="24"/>
              </w:rPr>
              <w:t>Director de Sistemas</w:t>
            </w:r>
          </w:p>
          <w:p w14:paraId="0E47699D" w14:textId="77777777" w:rsidR="00D71172" w:rsidRDefault="00D71172">
            <w:pPr>
              <w:widowControl w:val="0"/>
              <w:spacing w:line="276" w:lineRule="auto"/>
              <w:jc w:val="center"/>
              <w:rPr>
                <w:rFonts w:cs="Arial"/>
                <w:bCs/>
                <w:sz w:val="16"/>
                <w:szCs w:val="24"/>
              </w:rPr>
            </w:pPr>
          </w:p>
          <w:p w14:paraId="64AB5F49" w14:textId="77777777" w:rsidR="00D71172" w:rsidRDefault="00660303">
            <w:pPr>
              <w:widowControl w:val="0"/>
              <w:spacing w:line="276" w:lineRule="auto"/>
              <w:jc w:val="center"/>
              <w:rPr>
                <w:rFonts w:cs="Arial"/>
                <w:bCs/>
                <w:sz w:val="16"/>
                <w:szCs w:val="24"/>
              </w:rPr>
            </w:pPr>
            <w:r>
              <w:rPr>
                <w:rFonts w:cs="Arial"/>
                <w:bCs/>
                <w:sz w:val="16"/>
                <w:szCs w:val="24"/>
              </w:rPr>
              <w:t>Ing. Federico Avilés Muñoz</w:t>
            </w:r>
          </w:p>
          <w:p w14:paraId="1D7356A7" w14:textId="77777777" w:rsidR="00D71172" w:rsidRDefault="00660303">
            <w:pPr>
              <w:widowControl w:val="0"/>
              <w:spacing w:line="276" w:lineRule="auto"/>
              <w:jc w:val="center"/>
              <w:rPr>
                <w:rFonts w:cs="Arial"/>
                <w:bCs/>
                <w:sz w:val="16"/>
                <w:szCs w:val="24"/>
              </w:rPr>
            </w:pPr>
            <w:r>
              <w:rPr>
                <w:rFonts w:cs="Arial"/>
                <w:bCs/>
                <w:sz w:val="16"/>
                <w:szCs w:val="24"/>
              </w:rPr>
              <w:t>Director de Procesos y Medio Ambiente</w:t>
            </w:r>
          </w:p>
        </w:tc>
        <w:tc>
          <w:tcPr>
            <w:tcW w:w="13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0040E" w14:textId="77777777" w:rsidR="00D71172" w:rsidRDefault="00660303">
            <w:pPr>
              <w:widowControl w:val="0"/>
              <w:spacing w:line="276" w:lineRule="auto"/>
              <w:jc w:val="center"/>
              <w:rPr>
                <w:rFonts w:cs="Arial"/>
                <w:bCs/>
                <w:sz w:val="16"/>
                <w:szCs w:val="24"/>
              </w:rPr>
            </w:pPr>
            <w:r>
              <w:rPr>
                <w:rFonts w:cs="Arial"/>
                <w:bCs/>
                <w:sz w:val="16"/>
                <w:szCs w:val="24"/>
              </w:rPr>
              <w:t xml:space="preserve">Econ. </w:t>
            </w:r>
            <w:proofErr w:type="spellStart"/>
            <w:r>
              <w:rPr>
                <w:rFonts w:cs="Arial"/>
                <w:bCs/>
                <w:sz w:val="16"/>
                <w:szCs w:val="24"/>
              </w:rPr>
              <w:t>Klider</w:t>
            </w:r>
            <w:proofErr w:type="spellEnd"/>
            <w:r>
              <w:rPr>
                <w:rFonts w:cs="Arial"/>
                <w:bCs/>
                <w:sz w:val="16"/>
                <w:szCs w:val="24"/>
              </w:rPr>
              <w:t xml:space="preserve"> Campos West.</w:t>
            </w:r>
          </w:p>
          <w:p w14:paraId="0338808E" w14:textId="77777777" w:rsidR="00D71172" w:rsidRDefault="00660303">
            <w:pPr>
              <w:widowControl w:val="0"/>
              <w:spacing w:line="276" w:lineRule="auto"/>
              <w:jc w:val="center"/>
              <w:rPr>
                <w:rFonts w:cs="Arial"/>
                <w:bCs/>
                <w:sz w:val="16"/>
                <w:szCs w:val="24"/>
              </w:rPr>
            </w:pPr>
            <w:r>
              <w:rPr>
                <w:rFonts w:cs="Arial"/>
                <w:bCs/>
                <w:sz w:val="16"/>
                <w:szCs w:val="24"/>
              </w:rPr>
              <w:t>Sub-Gerente General (E)</w:t>
            </w:r>
          </w:p>
          <w:p w14:paraId="29A8779E" w14:textId="77777777" w:rsidR="00D71172" w:rsidRDefault="00660303">
            <w:pPr>
              <w:widowControl w:val="0"/>
              <w:spacing w:line="276" w:lineRule="auto"/>
              <w:jc w:val="center"/>
              <w:rPr>
                <w:rFonts w:cs="Arial"/>
                <w:bCs/>
                <w:sz w:val="16"/>
                <w:szCs w:val="24"/>
              </w:rPr>
            </w:pPr>
            <w:r>
              <w:rPr>
                <w:rFonts w:cs="Arial"/>
                <w:bCs/>
                <w:sz w:val="16"/>
                <w:szCs w:val="24"/>
              </w:rPr>
              <w:t>(</w:t>
            </w:r>
            <w:proofErr w:type="gramStart"/>
            <w:r>
              <w:rPr>
                <w:rFonts w:cs="Arial"/>
                <w:bCs/>
                <w:sz w:val="16"/>
                <w:szCs w:val="24"/>
              </w:rPr>
              <w:t>Delegado</w:t>
            </w:r>
            <w:proofErr w:type="gramEnd"/>
            <w:r>
              <w:rPr>
                <w:rFonts w:cs="Arial"/>
                <w:bCs/>
                <w:sz w:val="16"/>
                <w:szCs w:val="24"/>
              </w:rPr>
              <w:t xml:space="preserve"> del Gerente General)</w:t>
            </w:r>
          </w:p>
        </w:tc>
      </w:tr>
    </w:tbl>
    <w:p w14:paraId="3E410C78" w14:textId="77777777" w:rsidR="00D71172" w:rsidRDefault="00660303">
      <w:pPr>
        <w:tabs>
          <w:tab w:val="clear" w:pos="7560"/>
        </w:tabs>
        <w:spacing w:line="276" w:lineRule="auto"/>
        <w:jc w:val="left"/>
        <w:rPr>
          <w:rFonts w:cs="Arial"/>
          <w:b/>
          <w:szCs w:val="24"/>
        </w:rPr>
      </w:pPr>
      <w:r>
        <w:br w:type="page"/>
      </w:r>
    </w:p>
    <w:p w14:paraId="608831E1" w14:textId="77777777" w:rsidR="00D71172" w:rsidRDefault="00660303">
      <w:pPr>
        <w:spacing w:line="276" w:lineRule="auto"/>
        <w:jc w:val="center"/>
        <w:rPr>
          <w:rFonts w:cs="Arial"/>
          <w:b/>
          <w:szCs w:val="24"/>
        </w:rPr>
      </w:pPr>
      <w:r>
        <w:rPr>
          <w:rFonts w:cs="Arial"/>
          <w:b/>
          <w:szCs w:val="24"/>
        </w:rPr>
        <w:lastRenderedPageBreak/>
        <w:t>A1: Ficha de Procesos de Soporte Técnico (FP.3C1.04)</w:t>
      </w:r>
    </w:p>
    <w:p w14:paraId="63EE8038" w14:textId="77777777" w:rsidR="00D71172" w:rsidRDefault="00660303">
      <w:pPr>
        <w:spacing w:line="276" w:lineRule="auto"/>
        <w:rPr>
          <w:rFonts w:cs="Arial"/>
          <w:b/>
          <w:szCs w:val="24"/>
        </w:rPr>
      </w:pPr>
      <w:r>
        <w:rPr>
          <w:rFonts w:cs="Arial"/>
          <w:b/>
          <w:noProof/>
          <w:szCs w:val="24"/>
          <w:lang w:eastAsia="es-EC"/>
        </w:rPr>
        <w:drawing>
          <wp:anchor distT="0" distB="0" distL="0" distR="0" simplePos="0" relativeHeight="17" behindDoc="0" locked="0" layoutInCell="0" allowOverlap="1" wp14:anchorId="02065D4B" wp14:editId="4935B4A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50890" cy="7617460"/>
            <wp:effectExtent l="0" t="0" r="0" b="0"/>
            <wp:wrapSquare wrapText="largest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890" cy="7617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4FB9CB5F" w14:textId="710DDA17" w:rsidR="00D71172" w:rsidRDefault="00660303">
      <w:pPr>
        <w:spacing w:line="276" w:lineRule="auto"/>
        <w:jc w:val="center"/>
        <w:rPr>
          <w:rFonts w:cs="Arial"/>
          <w:b/>
          <w:szCs w:val="24"/>
        </w:rPr>
      </w:pPr>
      <w:r>
        <w:rPr>
          <w:rFonts w:cs="Arial"/>
          <w:b/>
          <w:szCs w:val="24"/>
        </w:rPr>
        <w:lastRenderedPageBreak/>
        <w:t xml:space="preserve">A2: Diagrama de Procesos de </w:t>
      </w:r>
      <w:del w:id="673" w:author="CarlosReyes" w:date="2021-03-26T15:37:00Z">
        <w:r w:rsidDel="0003428E">
          <w:rPr>
            <w:rFonts w:cs="Arial"/>
            <w:b/>
            <w:szCs w:val="24"/>
          </w:rPr>
          <w:delText xml:space="preserve">Soporte </w:delText>
        </w:r>
      </w:del>
      <w:ins w:id="674" w:author="CarlosReyes" w:date="2021-03-28T13:12:00Z">
        <w:r w:rsidR="00252AEC">
          <w:rPr>
            <w:rFonts w:cs="Arial"/>
            <w:b/>
            <w:szCs w:val="24"/>
          </w:rPr>
          <w:t>Gesti</w:t>
        </w:r>
      </w:ins>
      <w:ins w:id="675" w:author="CarlosReyes" w:date="2021-03-26T15:37:00Z">
        <w:r w:rsidR="0003428E">
          <w:rPr>
            <w:rFonts w:cs="Arial"/>
            <w:b/>
            <w:szCs w:val="24"/>
          </w:rPr>
          <w:t>ón de Solicitudes</w:t>
        </w:r>
      </w:ins>
      <w:del w:id="676" w:author="CarlosReyes" w:date="2021-03-26T15:37:00Z">
        <w:r w:rsidDel="0003428E">
          <w:rPr>
            <w:rFonts w:cs="Arial"/>
            <w:b/>
            <w:szCs w:val="24"/>
          </w:rPr>
          <w:delText>Técnico</w:delText>
        </w:r>
      </w:del>
      <w:r>
        <w:rPr>
          <w:rFonts w:cs="Arial"/>
          <w:b/>
          <w:szCs w:val="24"/>
        </w:rPr>
        <w:t xml:space="preserve"> (DP.3C1.04)</w:t>
      </w:r>
    </w:p>
    <w:p w14:paraId="25BBCBFD" w14:textId="54FE39A7" w:rsidR="00D71172" w:rsidRDefault="0003428E">
      <w:pPr>
        <w:spacing w:line="276" w:lineRule="auto"/>
        <w:jc w:val="center"/>
        <w:rPr>
          <w:rFonts w:cs="Arial"/>
          <w:b/>
          <w:szCs w:val="24"/>
        </w:rPr>
        <w:pPrChange w:id="677" w:author="CarlosReyes" w:date="2021-03-26T15:38:00Z">
          <w:pPr>
            <w:spacing w:line="276" w:lineRule="auto"/>
          </w:pPr>
        </w:pPrChange>
      </w:pPr>
      <w:ins w:id="678" w:author="CarlosReyes" w:date="2021-03-26T15:38:00Z">
        <w:r>
          <w:rPr>
            <w:noProof/>
          </w:rPr>
          <w:lastRenderedPageBreak/>
          <w:drawing>
            <wp:inline distT="0" distB="0" distL="0" distR="0" wp14:anchorId="37F69881" wp14:editId="4A966AFD">
              <wp:extent cx="5191125" cy="6287841"/>
              <wp:effectExtent l="0" t="0" r="0" b="0"/>
              <wp:docPr id="8" name="Imagen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07340" cy="630748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del w:id="679" w:author="CarlosReyes" w:date="2021-03-26T15:37:00Z">
        <w:r w:rsidR="00660303" w:rsidDel="0003428E">
          <w:rPr>
            <w:rFonts w:cs="Arial"/>
            <w:b/>
            <w:noProof/>
            <w:szCs w:val="24"/>
            <w:lang w:eastAsia="es-EC"/>
          </w:rPr>
          <w:drawing>
            <wp:anchor distT="0" distB="0" distL="0" distR="0" simplePos="0" relativeHeight="18" behindDoc="0" locked="0" layoutInCell="0" allowOverlap="1" wp14:anchorId="2C5F48AD" wp14:editId="741F8D7B">
              <wp:simplePos x="0" y="0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5850890" cy="4260215"/>
              <wp:effectExtent l="0" t="0" r="0" b="0"/>
              <wp:wrapSquare wrapText="largest"/>
              <wp:docPr id="2" name="Imagen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n2"/>
                      <pic:cNvPicPr>
                        <a:picLocks noChangeAspect="1" noChangeArrowheads="1"/>
                      </pic:cNvPicPr>
                    </pic:nvPicPr>
                    <pic:blipFill>
                      <a:blip r:embed="rId14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850890" cy="426021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del>
    </w:p>
    <w:p w14:paraId="308D5F89" w14:textId="77777777" w:rsidR="00D71172" w:rsidRDefault="00D71172">
      <w:pPr>
        <w:tabs>
          <w:tab w:val="clear" w:pos="7560"/>
        </w:tabs>
        <w:spacing w:line="276" w:lineRule="auto"/>
        <w:jc w:val="left"/>
        <w:rPr>
          <w:rFonts w:cs="Arial"/>
          <w:b/>
          <w:szCs w:val="24"/>
        </w:rPr>
      </w:pPr>
    </w:p>
    <w:p w14:paraId="3A96CE35" w14:textId="77777777" w:rsidR="00D71172" w:rsidRDefault="00D71172">
      <w:pPr>
        <w:tabs>
          <w:tab w:val="clear" w:pos="7560"/>
        </w:tabs>
        <w:spacing w:line="276" w:lineRule="auto"/>
        <w:jc w:val="left"/>
        <w:rPr>
          <w:rFonts w:cs="Arial"/>
          <w:b/>
          <w:szCs w:val="24"/>
        </w:rPr>
      </w:pPr>
    </w:p>
    <w:p w14:paraId="46718D03" w14:textId="77777777" w:rsidR="00D71172" w:rsidRDefault="00D71172">
      <w:pPr>
        <w:tabs>
          <w:tab w:val="clear" w:pos="7560"/>
        </w:tabs>
        <w:spacing w:line="276" w:lineRule="auto"/>
        <w:jc w:val="left"/>
        <w:rPr>
          <w:rFonts w:cs="Arial"/>
          <w:b/>
          <w:szCs w:val="24"/>
        </w:rPr>
      </w:pPr>
    </w:p>
    <w:p w14:paraId="0D3B8A0E" w14:textId="77777777" w:rsidR="00D71172" w:rsidRDefault="00D71172">
      <w:pPr>
        <w:tabs>
          <w:tab w:val="clear" w:pos="7560"/>
        </w:tabs>
        <w:spacing w:line="276" w:lineRule="auto"/>
        <w:jc w:val="left"/>
        <w:rPr>
          <w:rFonts w:cs="Arial"/>
          <w:b/>
          <w:szCs w:val="24"/>
        </w:rPr>
      </w:pPr>
    </w:p>
    <w:p w14:paraId="402BE605" w14:textId="77777777" w:rsidR="00D71172" w:rsidRDefault="00D71172">
      <w:pPr>
        <w:tabs>
          <w:tab w:val="clear" w:pos="7560"/>
        </w:tabs>
        <w:spacing w:line="276" w:lineRule="auto"/>
        <w:jc w:val="left"/>
        <w:rPr>
          <w:rFonts w:cs="Arial"/>
          <w:b/>
          <w:szCs w:val="24"/>
        </w:rPr>
      </w:pPr>
    </w:p>
    <w:p w14:paraId="6F242ABA" w14:textId="77777777" w:rsidR="00D71172" w:rsidRDefault="00D71172">
      <w:pPr>
        <w:tabs>
          <w:tab w:val="clear" w:pos="7560"/>
        </w:tabs>
        <w:spacing w:line="276" w:lineRule="auto"/>
        <w:jc w:val="left"/>
        <w:rPr>
          <w:rFonts w:cs="Arial"/>
          <w:b/>
          <w:szCs w:val="24"/>
        </w:rPr>
      </w:pPr>
    </w:p>
    <w:p w14:paraId="59880466" w14:textId="77777777" w:rsidR="00D71172" w:rsidRDefault="00D71172">
      <w:pPr>
        <w:tabs>
          <w:tab w:val="clear" w:pos="7560"/>
        </w:tabs>
        <w:spacing w:line="276" w:lineRule="auto"/>
        <w:jc w:val="left"/>
        <w:rPr>
          <w:rFonts w:cs="Arial"/>
          <w:b/>
          <w:szCs w:val="24"/>
        </w:rPr>
      </w:pPr>
    </w:p>
    <w:p w14:paraId="521DAD5F" w14:textId="77777777" w:rsidR="00D71172" w:rsidRDefault="00D71172">
      <w:pPr>
        <w:tabs>
          <w:tab w:val="clear" w:pos="7560"/>
        </w:tabs>
        <w:spacing w:line="276" w:lineRule="auto"/>
        <w:jc w:val="left"/>
        <w:rPr>
          <w:rFonts w:cs="Arial"/>
          <w:b/>
          <w:szCs w:val="24"/>
        </w:rPr>
      </w:pPr>
    </w:p>
    <w:p w14:paraId="5790FA10" w14:textId="77777777" w:rsidR="00D71172" w:rsidRDefault="00D71172">
      <w:pPr>
        <w:tabs>
          <w:tab w:val="clear" w:pos="7560"/>
        </w:tabs>
        <w:spacing w:line="276" w:lineRule="auto"/>
        <w:jc w:val="left"/>
        <w:rPr>
          <w:rFonts w:cs="Arial"/>
          <w:b/>
          <w:szCs w:val="24"/>
        </w:rPr>
      </w:pPr>
    </w:p>
    <w:p w14:paraId="6FD62EDF" w14:textId="77777777" w:rsidR="00D71172" w:rsidRDefault="00D71172">
      <w:pPr>
        <w:tabs>
          <w:tab w:val="clear" w:pos="7560"/>
        </w:tabs>
        <w:spacing w:line="276" w:lineRule="auto"/>
        <w:jc w:val="left"/>
        <w:rPr>
          <w:rFonts w:cs="Arial"/>
          <w:b/>
          <w:szCs w:val="24"/>
        </w:rPr>
      </w:pPr>
    </w:p>
    <w:p w14:paraId="06D112E8" w14:textId="77777777" w:rsidR="00D71172" w:rsidRDefault="00D71172">
      <w:pPr>
        <w:tabs>
          <w:tab w:val="clear" w:pos="7560"/>
        </w:tabs>
        <w:spacing w:line="276" w:lineRule="auto"/>
        <w:jc w:val="left"/>
        <w:rPr>
          <w:rFonts w:cs="Arial"/>
          <w:b/>
          <w:szCs w:val="24"/>
        </w:rPr>
      </w:pPr>
    </w:p>
    <w:p w14:paraId="1DCF055B" w14:textId="77777777" w:rsidR="00D71172" w:rsidRDefault="00D71172">
      <w:pPr>
        <w:tabs>
          <w:tab w:val="clear" w:pos="7560"/>
        </w:tabs>
        <w:spacing w:line="276" w:lineRule="auto"/>
        <w:jc w:val="left"/>
        <w:rPr>
          <w:rFonts w:cs="Arial"/>
          <w:b/>
          <w:szCs w:val="24"/>
        </w:rPr>
      </w:pPr>
    </w:p>
    <w:p w14:paraId="2A0D3AF1" w14:textId="77777777" w:rsidR="00D71172" w:rsidRDefault="00D71172">
      <w:pPr>
        <w:tabs>
          <w:tab w:val="clear" w:pos="7560"/>
        </w:tabs>
        <w:spacing w:line="276" w:lineRule="auto"/>
        <w:jc w:val="left"/>
        <w:rPr>
          <w:rFonts w:cs="Arial"/>
          <w:b/>
          <w:szCs w:val="24"/>
        </w:rPr>
      </w:pPr>
    </w:p>
    <w:p w14:paraId="589B02F2" w14:textId="77777777" w:rsidR="00D71172" w:rsidRDefault="00D71172">
      <w:pPr>
        <w:tabs>
          <w:tab w:val="clear" w:pos="7560"/>
        </w:tabs>
        <w:spacing w:line="276" w:lineRule="auto"/>
        <w:jc w:val="left"/>
        <w:rPr>
          <w:rFonts w:cs="Arial"/>
          <w:b/>
          <w:szCs w:val="24"/>
        </w:rPr>
      </w:pPr>
    </w:p>
    <w:p w14:paraId="4DCCDE1F" w14:textId="77777777" w:rsidR="00D71172" w:rsidRDefault="00D71172">
      <w:pPr>
        <w:tabs>
          <w:tab w:val="clear" w:pos="7560"/>
        </w:tabs>
        <w:spacing w:line="276" w:lineRule="auto"/>
        <w:jc w:val="left"/>
        <w:rPr>
          <w:rFonts w:cs="Arial"/>
          <w:b/>
          <w:szCs w:val="24"/>
        </w:rPr>
      </w:pPr>
    </w:p>
    <w:p w14:paraId="47722DCB" w14:textId="77777777" w:rsidR="00D71172" w:rsidRDefault="00D71172">
      <w:pPr>
        <w:tabs>
          <w:tab w:val="clear" w:pos="7560"/>
        </w:tabs>
        <w:spacing w:line="276" w:lineRule="auto"/>
        <w:jc w:val="left"/>
        <w:rPr>
          <w:rFonts w:cs="Arial"/>
          <w:b/>
          <w:szCs w:val="24"/>
        </w:rPr>
      </w:pPr>
    </w:p>
    <w:p w14:paraId="0253991F" w14:textId="77777777" w:rsidR="00D71172" w:rsidRDefault="00D71172">
      <w:pPr>
        <w:tabs>
          <w:tab w:val="clear" w:pos="7560"/>
        </w:tabs>
        <w:spacing w:line="276" w:lineRule="auto"/>
        <w:jc w:val="left"/>
        <w:rPr>
          <w:rFonts w:cs="Arial"/>
          <w:b/>
          <w:szCs w:val="24"/>
        </w:rPr>
      </w:pPr>
    </w:p>
    <w:p w14:paraId="5C25DB9A" w14:textId="77777777" w:rsidR="00D71172" w:rsidRDefault="00D71172">
      <w:pPr>
        <w:tabs>
          <w:tab w:val="clear" w:pos="7560"/>
        </w:tabs>
        <w:spacing w:line="276" w:lineRule="auto"/>
        <w:jc w:val="left"/>
        <w:rPr>
          <w:rFonts w:cs="Arial"/>
          <w:b/>
          <w:szCs w:val="24"/>
        </w:rPr>
      </w:pPr>
    </w:p>
    <w:p w14:paraId="33669CA2" w14:textId="77777777" w:rsidR="00D71172" w:rsidRDefault="00D71172">
      <w:pPr>
        <w:tabs>
          <w:tab w:val="clear" w:pos="7560"/>
        </w:tabs>
        <w:spacing w:line="276" w:lineRule="auto"/>
        <w:jc w:val="left"/>
        <w:rPr>
          <w:rFonts w:cs="Arial"/>
          <w:b/>
          <w:szCs w:val="24"/>
        </w:rPr>
      </w:pPr>
    </w:p>
    <w:p w14:paraId="0293BCBC" w14:textId="07933771" w:rsidR="00D71172" w:rsidRDefault="00660303">
      <w:pPr>
        <w:tabs>
          <w:tab w:val="clear" w:pos="7560"/>
        </w:tabs>
        <w:spacing w:line="276" w:lineRule="auto"/>
        <w:jc w:val="left"/>
        <w:rPr>
          <w:rFonts w:cs="Arial"/>
          <w:b/>
          <w:szCs w:val="24"/>
        </w:rPr>
      </w:pPr>
      <w:del w:id="680" w:author="CarlosReyes" w:date="2021-03-26T15:39:00Z">
        <w:r w:rsidDel="0003428E">
          <w:rPr>
            <w:rFonts w:cs="Arial"/>
            <w:b/>
            <w:noProof/>
            <w:szCs w:val="24"/>
            <w:lang w:eastAsia="es-EC"/>
          </w:rPr>
          <w:drawing>
            <wp:anchor distT="0" distB="0" distL="0" distR="0" simplePos="0" relativeHeight="19" behindDoc="0" locked="0" layoutInCell="0" allowOverlap="1" wp14:anchorId="1FFA8EB9" wp14:editId="35C2A120">
              <wp:simplePos x="0" y="0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5850890" cy="4260215"/>
              <wp:effectExtent l="0" t="0" r="0" b="0"/>
              <wp:wrapSquare wrapText="largest"/>
              <wp:docPr id="3" name="Imagen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n4"/>
                      <pic:cNvPicPr>
                        <a:picLocks noChangeAspect="1" noChangeArrowheads="1"/>
                      </pic:cNvPicPr>
                    </pic:nvPicPr>
                    <pic:blipFill>
                      <a:blip r:embed="rId15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850890" cy="426021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del>
      <w:r>
        <w:br w:type="page"/>
      </w:r>
    </w:p>
    <w:p w14:paraId="78BC2F84" w14:textId="53696616" w:rsidR="00D71172" w:rsidRDefault="00660303">
      <w:pPr>
        <w:spacing w:line="276" w:lineRule="auto"/>
        <w:jc w:val="center"/>
        <w:rPr>
          <w:ins w:id="681" w:author="CarlosReyes" w:date="2021-03-26T15:50:00Z"/>
          <w:rFonts w:cs="Arial"/>
          <w:b/>
          <w:szCs w:val="24"/>
        </w:rPr>
      </w:pPr>
      <w:r>
        <w:rPr>
          <w:rFonts w:cs="Arial"/>
          <w:b/>
          <w:szCs w:val="24"/>
        </w:rPr>
        <w:lastRenderedPageBreak/>
        <w:t xml:space="preserve">A3: Política Interna para aplicación de procedimientos </w:t>
      </w:r>
      <w:del w:id="682" w:author="CarlosReyes" w:date="2021-03-28T13:12:00Z">
        <w:r w:rsidDel="00252AEC">
          <w:rPr>
            <w:rFonts w:cs="Arial"/>
            <w:b/>
            <w:szCs w:val="24"/>
          </w:rPr>
          <w:delText>de</w:delText>
        </w:r>
      </w:del>
      <w:del w:id="683" w:author="CarlosReyes" w:date="2021-03-26T15:39:00Z">
        <w:r w:rsidDel="0003428E">
          <w:rPr>
            <w:rFonts w:cs="Arial"/>
            <w:b/>
            <w:szCs w:val="24"/>
          </w:rPr>
          <w:delText>l Área de Sistemas</w:delText>
        </w:r>
      </w:del>
      <w:ins w:id="684" w:author="CarlosReyes" w:date="2021-03-28T13:12:00Z">
        <w:r w:rsidR="00252AEC">
          <w:rPr>
            <w:rFonts w:cs="Arial"/>
            <w:b/>
            <w:szCs w:val="24"/>
          </w:rPr>
          <w:t>de Gestión</w:t>
        </w:r>
      </w:ins>
      <w:ins w:id="685" w:author="CarlosReyes" w:date="2021-03-26T15:39:00Z">
        <w:r w:rsidR="0003428E">
          <w:rPr>
            <w:rFonts w:cs="Arial"/>
            <w:b/>
            <w:szCs w:val="24"/>
          </w:rPr>
          <w:t xml:space="preserve"> de Solicitudes</w:t>
        </w:r>
      </w:ins>
      <w:r>
        <w:rPr>
          <w:rFonts w:cs="Arial"/>
          <w:b/>
          <w:szCs w:val="24"/>
        </w:rPr>
        <w:t xml:space="preserve"> (E.3C1.01)</w:t>
      </w:r>
    </w:p>
    <w:p w14:paraId="571F7477" w14:textId="6B40B8C2" w:rsidR="00D1700B" w:rsidRDefault="00D1700B">
      <w:pPr>
        <w:spacing w:line="276" w:lineRule="auto"/>
        <w:jc w:val="center"/>
        <w:rPr>
          <w:ins w:id="686" w:author="CarlosReyes" w:date="2021-03-26T15:50:00Z"/>
          <w:rFonts w:cs="Arial"/>
          <w:b/>
          <w:szCs w:val="24"/>
        </w:rPr>
      </w:pPr>
      <w:ins w:id="687" w:author="CarlosReyes" w:date="2021-03-26T15:50:00Z">
        <w:r>
          <w:rPr>
            <w:noProof/>
          </w:rPr>
          <w:drawing>
            <wp:inline distT="0" distB="0" distL="0" distR="0" wp14:anchorId="652A004D" wp14:editId="683F9B96">
              <wp:extent cx="5068513" cy="6877050"/>
              <wp:effectExtent l="0" t="0" r="0" b="0"/>
              <wp:docPr id="9" name="Imagen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77022" cy="68885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2CFCE091" w14:textId="44541C24" w:rsidR="00D1700B" w:rsidRDefault="00D1700B">
      <w:pPr>
        <w:spacing w:line="276" w:lineRule="auto"/>
        <w:jc w:val="center"/>
        <w:rPr>
          <w:ins w:id="688" w:author="CarlosReyes" w:date="2021-03-26T15:51:00Z"/>
          <w:rFonts w:cs="Arial"/>
          <w:b/>
          <w:szCs w:val="24"/>
        </w:rPr>
      </w:pPr>
      <w:ins w:id="689" w:author="CarlosReyes" w:date="2021-03-26T15:50:00Z">
        <w:r>
          <w:rPr>
            <w:noProof/>
          </w:rPr>
          <w:lastRenderedPageBreak/>
          <w:drawing>
            <wp:inline distT="0" distB="0" distL="0" distR="0" wp14:anchorId="20EF49FB" wp14:editId="204CFB5F">
              <wp:extent cx="4610100" cy="6405277"/>
              <wp:effectExtent l="0" t="0" r="0" b="0"/>
              <wp:docPr id="10" name="Imagen 1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13525" cy="64100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9C8667F" w14:textId="7D6ED900" w:rsidR="00D1700B" w:rsidRDefault="00D1700B">
      <w:pPr>
        <w:spacing w:line="276" w:lineRule="auto"/>
        <w:jc w:val="center"/>
        <w:rPr>
          <w:rFonts w:cs="Arial"/>
          <w:b/>
          <w:szCs w:val="24"/>
        </w:rPr>
      </w:pPr>
      <w:ins w:id="690" w:author="CarlosReyes" w:date="2021-03-26T15:51:00Z">
        <w:r>
          <w:rPr>
            <w:noProof/>
          </w:rPr>
          <w:lastRenderedPageBreak/>
          <w:drawing>
            <wp:inline distT="0" distB="0" distL="0" distR="0" wp14:anchorId="2087DC3F" wp14:editId="1719317C">
              <wp:extent cx="4086225" cy="5686425"/>
              <wp:effectExtent l="0" t="0" r="9525" b="9525"/>
              <wp:docPr id="11" name="Imagen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86225" cy="56864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677D623" w14:textId="756B23D3" w:rsidR="00D71172" w:rsidRDefault="00660303">
      <w:pPr>
        <w:tabs>
          <w:tab w:val="clear" w:pos="7560"/>
        </w:tabs>
        <w:spacing w:line="276" w:lineRule="auto"/>
        <w:jc w:val="left"/>
        <w:rPr>
          <w:rFonts w:cs="Arial"/>
          <w:b/>
          <w:szCs w:val="24"/>
          <w:lang w:eastAsia="es-EC"/>
        </w:rPr>
      </w:pPr>
      <w:del w:id="691" w:author="CarlosReyes" w:date="2021-03-26T15:50:00Z">
        <w:r w:rsidDel="00D1700B">
          <w:rPr>
            <w:noProof/>
            <w:lang w:eastAsia="es-EC"/>
          </w:rPr>
          <w:lastRenderedPageBreak/>
          <w:drawing>
            <wp:inline distT="0" distB="0" distL="0" distR="0" wp14:anchorId="069529E4" wp14:editId="2A4A42D3">
              <wp:extent cx="5802630" cy="7787005"/>
              <wp:effectExtent l="0" t="0" r="0" b="0"/>
              <wp:docPr id="4" name="Imagen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n 8"/>
                      <pic:cNvPicPr>
                        <a:picLocks noChangeAspect="1" noChangeArrowheads="1"/>
                      </pic:cNvPicPr>
                    </pic:nvPicPr>
                    <pic:blipFill>
                      <a:blip r:embed="rId19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802630" cy="77870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1E5EDEF3" w14:textId="77777777" w:rsidR="00D71172" w:rsidRDefault="00D71172">
      <w:pPr>
        <w:tabs>
          <w:tab w:val="clear" w:pos="7560"/>
        </w:tabs>
        <w:spacing w:line="276" w:lineRule="auto"/>
        <w:jc w:val="left"/>
        <w:rPr>
          <w:rFonts w:cs="Arial"/>
          <w:b/>
          <w:szCs w:val="24"/>
          <w:lang w:eastAsia="es-EC"/>
        </w:rPr>
      </w:pPr>
    </w:p>
    <w:p w14:paraId="389BC8C6" w14:textId="68DCAF0A" w:rsidR="00D71172" w:rsidRDefault="00660303">
      <w:pPr>
        <w:tabs>
          <w:tab w:val="clear" w:pos="7560"/>
        </w:tabs>
        <w:spacing w:line="276" w:lineRule="auto"/>
        <w:jc w:val="left"/>
        <w:rPr>
          <w:rFonts w:cs="Arial"/>
          <w:b/>
          <w:szCs w:val="24"/>
          <w:lang w:eastAsia="es-EC"/>
        </w:rPr>
      </w:pPr>
      <w:del w:id="692" w:author="CarlosReyes" w:date="2021-03-26T15:51:00Z">
        <w:r w:rsidDel="00D1700B">
          <w:rPr>
            <w:noProof/>
            <w:lang w:eastAsia="es-EC"/>
          </w:rPr>
          <w:lastRenderedPageBreak/>
          <w:drawing>
            <wp:inline distT="0" distB="0" distL="0" distR="0" wp14:anchorId="4FA0CE16" wp14:editId="7533EEB7">
              <wp:extent cx="5486400" cy="7856220"/>
              <wp:effectExtent l="0" t="0" r="0" b="0"/>
              <wp:docPr id="5" name="Imagen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Imagen 3"/>
                      <pic:cNvPicPr>
                        <a:picLocks noChangeAspect="1" noChangeArrowheads="1"/>
                      </pic:cNvPicPr>
                    </pic:nvPicPr>
                    <pic:blipFill>
                      <a:blip r:embed="rId20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486400" cy="78562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4B722C1F" w14:textId="77777777" w:rsidR="00D71172" w:rsidRDefault="00D71172">
      <w:pPr>
        <w:tabs>
          <w:tab w:val="clear" w:pos="7560"/>
        </w:tabs>
        <w:spacing w:line="276" w:lineRule="auto"/>
        <w:jc w:val="left"/>
        <w:rPr>
          <w:rFonts w:cs="Arial"/>
          <w:b/>
          <w:szCs w:val="24"/>
          <w:lang w:eastAsia="es-EC"/>
        </w:rPr>
      </w:pPr>
    </w:p>
    <w:p w14:paraId="76137315" w14:textId="77777777" w:rsidR="00D71172" w:rsidRDefault="00D71172">
      <w:pPr>
        <w:tabs>
          <w:tab w:val="clear" w:pos="7560"/>
        </w:tabs>
        <w:spacing w:line="276" w:lineRule="auto"/>
        <w:jc w:val="left"/>
        <w:rPr>
          <w:rFonts w:cs="Arial"/>
          <w:b/>
          <w:szCs w:val="24"/>
          <w:lang w:eastAsia="es-EC"/>
        </w:rPr>
      </w:pPr>
    </w:p>
    <w:p w14:paraId="6332D3F4" w14:textId="77777777" w:rsidR="00D71172" w:rsidRDefault="00D71172">
      <w:pPr>
        <w:tabs>
          <w:tab w:val="clear" w:pos="7560"/>
        </w:tabs>
        <w:spacing w:line="276" w:lineRule="auto"/>
        <w:jc w:val="left"/>
        <w:rPr>
          <w:rFonts w:cs="Arial"/>
          <w:b/>
          <w:szCs w:val="24"/>
          <w:lang w:eastAsia="es-EC"/>
        </w:rPr>
      </w:pPr>
    </w:p>
    <w:p w14:paraId="2FFA2410" w14:textId="6459EBBF" w:rsidR="00D71172" w:rsidRDefault="00660303">
      <w:pPr>
        <w:tabs>
          <w:tab w:val="clear" w:pos="7560"/>
        </w:tabs>
        <w:spacing w:line="276" w:lineRule="auto"/>
        <w:jc w:val="left"/>
        <w:rPr>
          <w:rFonts w:cs="Arial"/>
          <w:b/>
          <w:szCs w:val="24"/>
          <w:lang w:eastAsia="es-EC"/>
        </w:rPr>
      </w:pPr>
      <w:del w:id="693" w:author="CarlosReyes" w:date="2021-03-26T15:51:00Z">
        <w:r w:rsidDel="00D1700B">
          <w:rPr>
            <w:noProof/>
            <w:lang w:eastAsia="es-EC"/>
          </w:rPr>
          <w:lastRenderedPageBreak/>
          <w:drawing>
            <wp:inline distT="0" distB="0" distL="0" distR="0" wp14:anchorId="47BCEB13" wp14:editId="68B5F598">
              <wp:extent cx="5943600" cy="7833360"/>
              <wp:effectExtent l="0" t="0" r="0" b="0"/>
              <wp:docPr id="6" name="Imagen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Imagen 9"/>
                      <pic:cNvPicPr>
                        <a:picLocks noChangeAspect="1" noChangeArrowheads="1"/>
                      </pic:cNvPicPr>
                    </pic:nvPicPr>
                    <pic:blipFill>
                      <a:blip r:embed="rId2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943600" cy="78333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  <w:bookmarkStart w:id="694" w:name="_Hlk48581099"/>
      <w:bookmarkEnd w:id="694"/>
    </w:p>
    <w:p w14:paraId="2A464D49" w14:textId="77777777" w:rsidR="00D71172" w:rsidRDefault="00D71172">
      <w:pPr>
        <w:tabs>
          <w:tab w:val="clear" w:pos="7560"/>
        </w:tabs>
        <w:jc w:val="left"/>
        <w:rPr>
          <w:rFonts w:cs="Arial"/>
          <w:b/>
          <w:szCs w:val="24"/>
        </w:rPr>
      </w:pPr>
    </w:p>
    <w:p w14:paraId="660FAA55" w14:textId="77777777" w:rsidR="00D71172" w:rsidRDefault="00D71172">
      <w:pPr>
        <w:tabs>
          <w:tab w:val="clear" w:pos="7560"/>
        </w:tabs>
        <w:spacing w:line="276" w:lineRule="auto"/>
        <w:jc w:val="left"/>
        <w:rPr>
          <w:rFonts w:cs="Arial"/>
          <w:b/>
          <w:szCs w:val="24"/>
        </w:rPr>
      </w:pPr>
    </w:p>
    <w:sectPr w:rsidR="00D71172">
      <w:headerReference w:type="default" r:id="rId22"/>
      <w:pgSz w:w="11906" w:h="16838"/>
      <w:pgMar w:top="1418" w:right="991" w:bottom="993" w:left="1701" w:header="720" w:footer="0" w:gutter="0"/>
      <w:cols w:space="720"/>
      <w:formProt w:val="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666" w:author="CarlosReyes" w:date="2021-03-26T15:36:00Z" w:initials="C">
    <w:p w14:paraId="6F99C53D" w14:textId="5670698E" w:rsidR="009918B1" w:rsidRDefault="009918B1">
      <w:pPr>
        <w:pStyle w:val="Textocomentario"/>
      </w:pPr>
      <w:r>
        <w:rPr>
          <w:rStyle w:val="Refdecomentario"/>
        </w:rPr>
        <w:annotationRef/>
      </w:r>
      <w:r w:rsidR="0003428E">
        <w:t>Validar la codificación de este documento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6F99C53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4087E0A" w16cex:dateUtc="2021-03-26T20:3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6F99C53D" w16cid:durableId="24087E0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3630FF" w14:textId="77777777" w:rsidR="00A41100" w:rsidRDefault="00A41100">
      <w:r>
        <w:separator/>
      </w:r>
    </w:p>
  </w:endnote>
  <w:endnote w:type="continuationSeparator" w:id="0">
    <w:p w14:paraId="181F9E05" w14:textId="77777777" w:rsidR="00A41100" w:rsidRDefault="00A411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altName w:val="Arial"/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Symbol">
    <w:altName w:val="Arial Unicode MS"/>
    <w:panose1 w:val="05010000000000000000"/>
    <w:charset w:val="01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20000A87" w:usb1="00000000" w:usb2="00000000" w:usb3="00000000" w:csb0="000001BF" w:csb1="00000000"/>
  </w:font>
  <w:font w:name="Microsoft YaHei">
    <w:panose1 w:val="020B0503020204020204"/>
    <w:charset w:val="86"/>
    <w:family w:val="swiss"/>
    <w:pitch w:val="variable"/>
    <w:sig w:usb0="00000287" w:usb1="080E0000" w:usb2="00000010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altName w:val="Tahoma"/>
    <w:panose1 w:val="020B0604030504040204"/>
    <w:charset w:val="00"/>
    <w:family w:val="swiss"/>
    <w:pitch w:val="variable"/>
    <w:sig w:usb0="21002A87" w:usb1="00000000" w:usb2="00000000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F2A1982" w14:textId="77777777" w:rsidR="00A41100" w:rsidRDefault="00A41100">
      <w:r>
        <w:separator/>
      </w:r>
    </w:p>
  </w:footnote>
  <w:footnote w:type="continuationSeparator" w:id="0">
    <w:p w14:paraId="3853244D" w14:textId="77777777" w:rsidR="00A41100" w:rsidRDefault="00A411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820" w:type="dxa"/>
      <w:tblInd w:w="-289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938"/>
      <w:gridCol w:w="4155"/>
      <w:gridCol w:w="1139"/>
      <w:gridCol w:w="1588"/>
    </w:tblGrid>
    <w:tr w:rsidR="00D71172" w14:paraId="5FB67878" w14:textId="77777777">
      <w:trPr>
        <w:trHeight w:val="340"/>
      </w:trPr>
      <w:tc>
        <w:tcPr>
          <w:tcW w:w="2937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0A6957EA" w14:textId="77777777" w:rsidR="00D71172" w:rsidRDefault="00660303">
          <w:pPr>
            <w:widowControl w:val="0"/>
            <w:jc w:val="center"/>
            <w:rPr>
              <w:b/>
              <w:bCs/>
              <w:i/>
              <w:sz w:val="20"/>
            </w:rPr>
          </w:pPr>
          <w:r>
            <w:rPr>
              <w:b/>
              <w:bCs/>
              <w:i/>
              <w:noProof/>
              <w:sz w:val="20"/>
              <w:lang w:eastAsia="es-EC"/>
            </w:rPr>
            <w:drawing>
              <wp:anchor distT="0" distB="0" distL="0" distR="0" simplePos="0" relativeHeight="16" behindDoc="1" locked="0" layoutInCell="1" allowOverlap="1" wp14:anchorId="091AFBDA" wp14:editId="6B3C8760">
                <wp:simplePos x="0" y="0"/>
                <wp:positionH relativeFrom="column">
                  <wp:posOffset>-9525</wp:posOffset>
                </wp:positionH>
                <wp:positionV relativeFrom="page">
                  <wp:posOffset>-10160</wp:posOffset>
                </wp:positionV>
                <wp:extent cx="1807845" cy="527050"/>
                <wp:effectExtent l="0" t="0" r="0" b="0"/>
                <wp:wrapNone/>
                <wp:docPr id="7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07845" cy="527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55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065E5D64" w14:textId="77777777" w:rsidR="00D71172" w:rsidRDefault="00660303">
          <w:pPr>
            <w:widowControl w:val="0"/>
            <w:jc w:val="center"/>
            <w:rPr>
              <w:b/>
              <w:bCs/>
              <w:i/>
              <w:sz w:val="23"/>
              <w:szCs w:val="23"/>
            </w:rPr>
          </w:pPr>
          <w:r>
            <w:rPr>
              <w:b/>
              <w:bCs/>
              <w:i/>
              <w:sz w:val="23"/>
              <w:szCs w:val="23"/>
            </w:rPr>
            <w:t xml:space="preserve">PROCEDIMIENTO </w:t>
          </w:r>
        </w:p>
        <w:p w14:paraId="6D316D56" w14:textId="3A372FB5" w:rsidR="00D71172" w:rsidRDefault="00660303">
          <w:pPr>
            <w:widowControl w:val="0"/>
            <w:jc w:val="center"/>
            <w:rPr>
              <w:b/>
              <w:bCs/>
              <w:i/>
              <w:sz w:val="23"/>
              <w:szCs w:val="23"/>
            </w:rPr>
          </w:pPr>
          <w:r>
            <w:rPr>
              <w:b/>
              <w:bCs/>
              <w:i/>
              <w:sz w:val="23"/>
              <w:szCs w:val="23"/>
            </w:rPr>
            <w:t xml:space="preserve">DE </w:t>
          </w:r>
          <w:del w:id="695" w:author="CarlosReyes" w:date="2021-03-26T13:01:00Z">
            <w:r w:rsidDel="00FC5DCF">
              <w:rPr>
                <w:b/>
                <w:bCs/>
                <w:i/>
                <w:sz w:val="23"/>
                <w:szCs w:val="23"/>
              </w:rPr>
              <w:delText>SOPORTE TÉCNICO</w:delText>
            </w:r>
          </w:del>
          <w:ins w:id="696" w:author="CarlosReyes" w:date="2021-03-28T13:13:00Z">
            <w:r w:rsidR="00252AEC">
              <w:rPr>
                <w:b/>
                <w:bCs/>
                <w:i/>
                <w:sz w:val="23"/>
                <w:szCs w:val="23"/>
              </w:rPr>
              <w:t>GESTION</w:t>
            </w:r>
          </w:ins>
          <w:ins w:id="697" w:author="CarlosReyes" w:date="2021-03-26T13:01:00Z">
            <w:r w:rsidR="00FC5DCF">
              <w:rPr>
                <w:b/>
                <w:bCs/>
                <w:i/>
                <w:sz w:val="23"/>
                <w:szCs w:val="23"/>
              </w:rPr>
              <w:t xml:space="preserve"> DE </w:t>
            </w:r>
          </w:ins>
          <w:ins w:id="698" w:author="CarlosReyes" w:date="2021-03-28T13:13:00Z">
            <w:r w:rsidR="00252AEC">
              <w:rPr>
                <w:b/>
                <w:bCs/>
                <w:i/>
                <w:sz w:val="23"/>
                <w:szCs w:val="23"/>
              </w:rPr>
              <w:t>SOLICITUDES</w:t>
            </w:r>
          </w:ins>
        </w:p>
      </w:tc>
      <w:tc>
        <w:tcPr>
          <w:tcW w:w="1139" w:type="dxa"/>
          <w:tcBorders>
            <w:top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1C3C7C4C" w14:textId="77777777" w:rsidR="00D71172" w:rsidRDefault="00660303">
          <w:pPr>
            <w:widowControl w:val="0"/>
            <w:jc w:val="left"/>
            <w:rPr>
              <w:b/>
              <w:bCs/>
              <w:i/>
              <w:sz w:val="20"/>
            </w:rPr>
          </w:pPr>
          <w:r>
            <w:rPr>
              <w:b/>
              <w:bCs/>
              <w:i/>
              <w:sz w:val="20"/>
            </w:rPr>
            <w:t xml:space="preserve">Código: </w:t>
          </w:r>
        </w:p>
      </w:tc>
      <w:tc>
        <w:tcPr>
          <w:tcW w:w="158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5779336B" w14:textId="77777777" w:rsidR="00D71172" w:rsidRDefault="00660303">
          <w:pPr>
            <w:widowControl w:val="0"/>
            <w:jc w:val="center"/>
            <w:rPr>
              <w:bCs/>
              <w:i/>
              <w:sz w:val="20"/>
            </w:rPr>
          </w:pPr>
          <w:r>
            <w:rPr>
              <w:bCs/>
              <w:i/>
              <w:sz w:val="20"/>
            </w:rPr>
            <w:t>P.3C1.04</w:t>
          </w:r>
        </w:p>
      </w:tc>
    </w:tr>
    <w:tr w:rsidR="00D71172" w14:paraId="11D2AAB9" w14:textId="77777777">
      <w:trPr>
        <w:trHeight w:val="340"/>
      </w:trPr>
      <w:tc>
        <w:tcPr>
          <w:tcW w:w="2937" w:type="dxa"/>
          <w:vMerge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7638834F" w14:textId="77777777" w:rsidR="00D71172" w:rsidRDefault="00D71172">
          <w:pPr>
            <w:widowControl w:val="0"/>
            <w:rPr>
              <w:rFonts w:cs="Arial"/>
              <w:i/>
              <w:sz w:val="20"/>
              <w:lang w:val="es-ES_tradnl" w:eastAsia="es-ES_tradnl"/>
            </w:rPr>
          </w:pPr>
        </w:p>
      </w:tc>
      <w:tc>
        <w:tcPr>
          <w:tcW w:w="4155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112673B" w14:textId="77777777" w:rsidR="00D71172" w:rsidRDefault="00D71172">
          <w:pPr>
            <w:widowControl w:val="0"/>
            <w:rPr>
              <w:b/>
              <w:bCs/>
              <w:i/>
              <w:iCs/>
              <w:sz w:val="20"/>
              <w:lang w:val="es-ES_tradnl" w:eastAsia="es-ES_tradnl"/>
            </w:rPr>
          </w:pPr>
        </w:p>
      </w:tc>
      <w:tc>
        <w:tcPr>
          <w:tcW w:w="1139" w:type="dxa"/>
          <w:tcBorders>
            <w:bottom w:val="single" w:sz="4" w:space="0" w:color="000000"/>
          </w:tcBorders>
          <w:shd w:val="clear" w:color="auto" w:fill="auto"/>
          <w:vAlign w:val="center"/>
        </w:tcPr>
        <w:p w14:paraId="6A0F343F" w14:textId="77777777" w:rsidR="00D71172" w:rsidRDefault="00660303">
          <w:pPr>
            <w:widowControl w:val="0"/>
            <w:rPr>
              <w:rFonts w:cs="Arial"/>
              <w:b/>
              <w:bCs/>
              <w:i/>
              <w:sz w:val="20"/>
              <w:lang w:val="es-ES_tradnl" w:eastAsia="es-ES_tradnl"/>
            </w:rPr>
          </w:pPr>
          <w:r>
            <w:rPr>
              <w:rFonts w:cs="Arial"/>
              <w:b/>
              <w:bCs/>
              <w:i/>
              <w:sz w:val="20"/>
              <w:lang w:val="es-ES_tradnl" w:eastAsia="es-ES_tradnl"/>
            </w:rPr>
            <w:t xml:space="preserve">Fecha: </w:t>
          </w:r>
        </w:p>
      </w:tc>
      <w:tc>
        <w:tcPr>
          <w:tcW w:w="1588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645451CA" w14:textId="77777777" w:rsidR="00D71172" w:rsidRDefault="00660303">
          <w:pPr>
            <w:widowControl w:val="0"/>
            <w:jc w:val="center"/>
            <w:rPr>
              <w:rFonts w:cs="Arial"/>
              <w:i/>
              <w:sz w:val="20"/>
            </w:rPr>
          </w:pPr>
          <w:r>
            <w:rPr>
              <w:rFonts w:cs="Arial"/>
              <w:i/>
              <w:sz w:val="20"/>
            </w:rPr>
            <w:t>2021-02-02</w:t>
          </w:r>
        </w:p>
      </w:tc>
    </w:tr>
    <w:tr w:rsidR="00D71172" w14:paraId="5E9400B2" w14:textId="77777777">
      <w:trPr>
        <w:trHeight w:val="340"/>
      </w:trPr>
      <w:tc>
        <w:tcPr>
          <w:tcW w:w="2937" w:type="dxa"/>
          <w:vMerge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59EC23BE" w14:textId="77777777" w:rsidR="00D71172" w:rsidRDefault="00D71172">
          <w:pPr>
            <w:widowControl w:val="0"/>
            <w:rPr>
              <w:rFonts w:cs="Arial"/>
              <w:i/>
              <w:sz w:val="20"/>
              <w:lang w:val="es-ES_tradnl" w:eastAsia="es-ES_tradnl"/>
            </w:rPr>
          </w:pPr>
        </w:p>
      </w:tc>
      <w:tc>
        <w:tcPr>
          <w:tcW w:w="4155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3241420" w14:textId="77777777" w:rsidR="00D71172" w:rsidRDefault="00D71172">
          <w:pPr>
            <w:widowControl w:val="0"/>
            <w:rPr>
              <w:b/>
              <w:bCs/>
              <w:i/>
              <w:iCs/>
              <w:sz w:val="20"/>
              <w:lang w:val="es-ES_tradnl" w:eastAsia="es-ES_tradnl"/>
            </w:rPr>
          </w:pPr>
        </w:p>
      </w:tc>
      <w:tc>
        <w:tcPr>
          <w:tcW w:w="1139" w:type="dxa"/>
          <w:tcBorders>
            <w:bottom w:val="single" w:sz="4" w:space="0" w:color="000000"/>
          </w:tcBorders>
          <w:shd w:val="clear" w:color="auto" w:fill="auto"/>
          <w:vAlign w:val="center"/>
        </w:tcPr>
        <w:p w14:paraId="2A25033E" w14:textId="77777777" w:rsidR="00D71172" w:rsidRDefault="00660303">
          <w:pPr>
            <w:widowControl w:val="0"/>
            <w:rPr>
              <w:rFonts w:cs="Arial"/>
              <w:b/>
              <w:bCs/>
              <w:i/>
              <w:sz w:val="20"/>
              <w:lang w:val="es-ES_tradnl" w:eastAsia="es-ES_tradnl"/>
            </w:rPr>
          </w:pPr>
          <w:r>
            <w:rPr>
              <w:rFonts w:cs="Arial"/>
              <w:b/>
              <w:bCs/>
              <w:i/>
              <w:sz w:val="20"/>
              <w:lang w:val="es-ES_tradnl" w:eastAsia="es-ES_tradnl"/>
            </w:rPr>
            <w:t>Revisión:</w:t>
          </w:r>
        </w:p>
      </w:tc>
      <w:tc>
        <w:tcPr>
          <w:tcW w:w="1588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68FA1F69" w14:textId="77777777" w:rsidR="00D71172" w:rsidRDefault="00660303">
          <w:pPr>
            <w:widowControl w:val="0"/>
            <w:jc w:val="center"/>
            <w:rPr>
              <w:rFonts w:cs="Arial"/>
              <w:bCs/>
              <w:i/>
              <w:sz w:val="20"/>
              <w:lang w:val="es-ES_tradnl" w:eastAsia="es-ES_tradnl"/>
            </w:rPr>
          </w:pPr>
          <w:r>
            <w:rPr>
              <w:rFonts w:cs="Arial"/>
              <w:bCs/>
              <w:i/>
              <w:sz w:val="20"/>
              <w:lang w:val="es-ES_tradnl" w:eastAsia="es-ES_tradnl"/>
            </w:rPr>
            <w:t>1</w:t>
          </w:r>
        </w:p>
      </w:tc>
    </w:tr>
    <w:tr w:rsidR="00D71172" w14:paraId="48D9D49B" w14:textId="77777777">
      <w:trPr>
        <w:trHeight w:val="340"/>
      </w:trPr>
      <w:tc>
        <w:tcPr>
          <w:tcW w:w="2937" w:type="dxa"/>
          <w:vMerge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6EEB88AC" w14:textId="77777777" w:rsidR="00D71172" w:rsidRDefault="00D71172">
          <w:pPr>
            <w:widowControl w:val="0"/>
            <w:rPr>
              <w:rFonts w:cs="Arial"/>
              <w:i/>
              <w:sz w:val="20"/>
              <w:lang w:val="es-ES_tradnl" w:eastAsia="es-ES_tradnl"/>
            </w:rPr>
          </w:pPr>
        </w:p>
      </w:tc>
      <w:tc>
        <w:tcPr>
          <w:tcW w:w="4155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CE730C9" w14:textId="77777777" w:rsidR="00D71172" w:rsidRDefault="00D71172">
          <w:pPr>
            <w:widowControl w:val="0"/>
            <w:rPr>
              <w:b/>
              <w:bCs/>
              <w:i/>
              <w:iCs/>
              <w:sz w:val="20"/>
              <w:lang w:val="es-ES_tradnl" w:eastAsia="es-ES_tradnl"/>
            </w:rPr>
          </w:pPr>
        </w:p>
      </w:tc>
      <w:tc>
        <w:tcPr>
          <w:tcW w:w="1139" w:type="dxa"/>
          <w:tcBorders>
            <w:bottom w:val="single" w:sz="4" w:space="0" w:color="000000"/>
          </w:tcBorders>
          <w:shd w:val="clear" w:color="auto" w:fill="auto"/>
          <w:vAlign w:val="center"/>
        </w:tcPr>
        <w:p w14:paraId="2C476411" w14:textId="77777777" w:rsidR="00D71172" w:rsidRDefault="00660303">
          <w:pPr>
            <w:widowControl w:val="0"/>
            <w:rPr>
              <w:rFonts w:cs="Arial"/>
              <w:b/>
              <w:bCs/>
              <w:i/>
              <w:sz w:val="20"/>
              <w:lang w:val="es-ES_tradnl" w:eastAsia="es-ES_tradnl"/>
            </w:rPr>
          </w:pPr>
          <w:r>
            <w:rPr>
              <w:rFonts w:cs="Arial"/>
              <w:b/>
              <w:bCs/>
              <w:i/>
              <w:sz w:val="20"/>
              <w:lang w:val="es-ES_tradnl" w:eastAsia="es-ES_tradnl"/>
            </w:rPr>
            <w:t xml:space="preserve">Páginas: </w:t>
          </w:r>
        </w:p>
      </w:tc>
      <w:tc>
        <w:tcPr>
          <w:tcW w:w="1588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49D699DF" w14:textId="77777777" w:rsidR="00D71172" w:rsidRDefault="00660303">
          <w:pPr>
            <w:widowControl w:val="0"/>
            <w:jc w:val="center"/>
            <w:rPr>
              <w:rFonts w:cs="Arial"/>
              <w:bCs/>
              <w:i/>
              <w:sz w:val="20"/>
              <w:lang w:val="es-ES_tradnl" w:eastAsia="es-ES_tradnl"/>
            </w:rPr>
          </w:pPr>
          <w:r>
            <w:rPr>
              <w:bCs/>
              <w:i/>
              <w:sz w:val="20"/>
              <w:lang w:val="es-ES_tradnl" w:eastAsia="es-ES_tradnl"/>
            </w:rPr>
            <w:fldChar w:fldCharType="begin"/>
          </w:r>
          <w:r>
            <w:rPr>
              <w:bCs/>
              <w:i/>
              <w:sz w:val="20"/>
              <w:lang w:val="es-ES_tradnl" w:eastAsia="es-ES_tradnl"/>
            </w:rPr>
            <w:instrText>PAGE</w:instrText>
          </w:r>
          <w:r>
            <w:rPr>
              <w:bCs/>
              <w:i/>
              <w:sz w:val="20"/>
              <w:lang w:val="es-ES_tradnl" w:eastAsia="es-ES_tradnl"/>
            </w:rPr>
            <w:fldChar w:fldCharType="separate"/>
          </w:r>
          <w:r w:rsidR="007C1D96">
            <w:rPr>
              <w:bCs/>
              <w:i/>
              <w:noProof/>
              <w:sz w:val="20"/>
              <w:lang w:val="es-ES_tradnl" w:eastAsia="es-ES_tradnl"/>
            </w:rPr>
            <w:t>2</w:t>
          </w:r>
          <w:r>
            <w:rPr>
              <w:bCs/>
              <w:i/>
              <w:sz w:val="20"/>
              <w:lang w:val="es-ES_tradnl" w:eastAsia="es-ES_tradnl"/>
            </w:rPr>
            <w:fldChar w:fldCharType="end"/>
          </w:r>
          <w:r>
            <w:rPr>
              <w:bCs/>
              <w:i/>
              <w:sz w:val="20"/>
              <w:lang w:val="es-ES_tradnl" w:eastAsia="es-ES_tradnl"/>
            </w:rPr>
            <w:t xml:space="preserve"> de </w:t>
          </w:r>
          <w:r>
            <w:rPr>
              <w:bCs/>
              <w:i/>
              <w:sz w:val="20"/>
              <w:lang w:val="es-ES_tradnl" w:eastAsia="es-ES_tradnl"/>
            </w:rPr>
            <w:fldChar w:fldCharType="begin"/>
          </w:r>
          <w:r>
            <w:rPr>
              <w:bCs/>
              <w:i/>
              <w:sz w:val="20"/>
              <w:lang w:val="es-ES_tradnl" w:eastAsia="es-ES_tradnl"/>
            </w:rPr>
            <w:instrText>NUMPAGES</w:instrText>
          </w:r>
          <w:r>
            <w:rPr>
              <w:bCs/>
              <w:i/>
              <w:sz w:val="20"/>
              <w:lang w:val="es-ES_tradnl" w:eastAsia="es-ES_tradnl"/>
            </w:rPr>
            <w:fldChar w:fldCharType="separate"/>
          </w:r>
          <w:r w:rsidR="007C1D96">
            <w:rPr>
              <w:bCs/>
              <w:i/>
              <w:noProof/>
              <w:sz w:val="20"/>
              <w:lang w:val="es-ES_tradnl" w:eastAsia="es-ES_tradnl"/>
            </w:rPr>
            <w:t>12</w:t>
          </w:r>
          <w:r>
            <w:rPr>
              <w:bCs/>
              <w:i/>
              <w:sz w:val="20"/>
              <w:lang w:val="es-ES_tradnl" w:eastAsia="es-ES_tradnl"/>
            </w:rPr>
            <w:fldChar w:fldCharType="end"/>
          </w:r>
        </w:p>
      </w:tc>
    </w:tr>
  </w:tbl>
  <w:p w14:paraId="67BE1AEB" w14:textId="77777777" w:rsidR="00D71172" w:rsidRDefault="00D711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A65AD4"/>
    <w:multiLevelType w:val="multilevel"/>
    <w:tmpl w:val="8DE2AB08"/>
    <w:lvl w:ilvl="0">
      <w:start w:val="1"/>
      <w:numFmt w:val="bullet"/>
      <w:lvlText w:val=""/>
      <w:lvlJc w:val="left"/>
      <w:pPr>
        <w:tabs>
          <w:tab w:val="num" w:pos="708"/>
        </w:tabs>
        <w:ind w:left="1068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4968" w:hanging="432"/>
      </w:pPr>
      <w:rPr>
        <w:rFonts w:ascii="Arial" w:hAnsi="Arial"/>
        <w:b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708"/>
        </w:tabs>
        <w:ind w:left="1932" w:hanging="504"/>
      </w:pPr>
      <w:rPr>
        <w:b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2436" w:hanging="648"/>
      </w:p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2940" w:hanging="792"/>
      </w:pPr>
    </w:lvl>
    <w:lvl w:ilvl="5">
      <w:start w:val="1"/>
      <w:numFmt w:val="decimal"/>
      <w:lvlText w:val="%1.%2.%3.%4.%5.%6."/>
      <w:lvlJc w:val="left"/>
      <w:pPr>
        <w:tabs>
          <w:tab w:val="num" w:pos="708"/>
        </w:tabs>
        <w:ind w:left="3444" w:hanging="936"/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3948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4452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5028" w:hanging="1440"/>
      </w:pPr>
    </w:lvl>
  </w:abstractNum>
  <w:abstractNum w:abstractNumId="1" w15:restartNumberingAfterBreak="0">
    <w:nsid w:val="095361B3"/>
    <w:multiLevelType w:val="hybridMultilevel"/>
    <w:tmpl w:val="93CA11E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7A7E1D"/>
    <w:multiLevelType w:val="multilevel"/>
    <w:tmpl w:val="038A2BB6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146"/>
        </w:tabs>
        <w:ind w:left="1146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506"/>
        </w:tabs>
        <w:ind w:left="1506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66"/>
        </w:tabs>
        <w:ind w:left="1866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226"/>
        </w:tabs>
        <w:ind w:left="2226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86"/>
        </w:tabs>
        <w:ind w:left="2586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306"/>
        </w:tabs>
        <w:ind w:left="3306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66"/>
        </w:tabs>
        <w:ind w:left="3666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0F7946ED"/>
    <w:multiLevelType w:val="multilevel"/>
    <w:tmpl w:val="8DE2AB0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4260" w:hanging="432"/>
      </w:pPr>
      <w:rPr>
        <w:rFonts w:ascii="Arial" w:hAnsi="Arial"/>
        <w:b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4" w15:restartNumberingAfterBreak="0">
    <w:nsid w:val="1A6374FC"/>
    <w:multiLevelType w:val="hybridMultilevel"/>
    <w:tmpl w:val="6822714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A67DE8"/>
    <w:multiLevelType w:val="multilevel"/>
    <w:tmpl w:val="EF4E1446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F234967"/>
    <w:multiLevelType w:val="multilevel"/>
    <w:tmpl w:val="59BCF7F6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4D24E5F"/>
    <w:multiLevelType w:val="multilevel"/>
    <w:tmpl w:val="A49219A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262A462B"/>
    <w:multiLevelType w:val="hybridMultilevel"/>
    <w:tmpl w:val="25C697E6"/>
    <w:lvl w:ilvl="0" w:tplc="30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74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218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290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362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434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5064" w:hanging="360"/>
      </w:pPr>
      <w:rPr>
        <w:rFonts w:ascii="Wingdings" w:hAnsi="Wingdings" w:hint="default"/>
      </w:rPr>
    </w:lvl>
  </w:abstractNum>
  <w:abstractNum w:abstractNumId="9" w15:restartNumberingAfterBreak="0">
    <w:nsid w:val="273B491A"/>
    <w:multiLevelType w:val="hybridMultilevel"/>
    <w:tmpl w:val="76EA8C6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196D6E"/>
    <w:multiLevelType w:val="hybridMultilevel"/>
    <w:tmpl w:val="DF02D56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327794"/>
    <w:multiLevelType w:val="multilevel"/>
    <w:tmpl w:val="773CCF9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3EEF0C3E"/>
    <w:multiLevelType w:val="hybridMultilevel"/>
    <w:tmpl w:val="B7D4E610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726D89"/>
    <w:multiLevelType w:val="multilevel"/>
    <w:tmpl w:val="8DE2AB08"/>
    <w:lvl w:ilvl="0">
      <w:start w:val="1"/>
      <w:numFmt w:val="bullet"/>
      <w:lvlText w:val=""/>
      <w:lvlJc w:val="left"/>
      <w:pPr>
        <w:tabs>
          <w:tab w:val="num" w:pos="708"/>
        </w:tabs>
        <w:ind w:left="1068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4968" w:hanging="432"/>
      </w:pPr>
      <w:rPr>
        <w:rFonts w:ascii="Arial" w:hAnsi="Arial"/>
        <w:b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708"/>
        </w:tabs>
        <w:ind w:left="1932" w:hanging="504"/>
      </w:pPr>
      <w:rPr>
        <w:b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2436" w:hanging="648"/>
      </w:p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2940" w:hanging="792"/>
      </w:pPr>
    </w:lvl>
    <w:lvl w:ilvl="5">
      <w:start w:val="1"/>
      <w:numFmt w:val="decimal"/>
      <w:lvlText w:val="%1.%2.%3.%4.%5.%6."/>
      <w:lvlJc w:val="left"/>
      <w:pPr>
        <w:tabs>
          <w:tab w:val="num" w:pos="708"/>
        </w:tabs>
        <w:ind w:left="3444" w:hanging="936"/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3948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4452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5028" w:hanging="1440"/>
      </w:pPr>
    </w:lvl>
  </w:abstractNum>
  <w:abstractNum w:abstractNumId="14" w15:restartNumberingAfterBreak="0">
    <w:nsid w:val="425E639C"/>
    <w:multiLevelType w:val="hybridMultilevel"/>
    <w:tmpl w:val="5006520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B0260E"/>
    <w:multiLevelType w:val="hybridMultilevel"/>
    <w:tmpl w:val="3F2CF0D2"/>
    <w:lvl w:ilvl="0" w:tplc="300A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73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45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17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289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61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33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05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5772" w:hanging="360"/>
      </w:pPr>
      <w:rPr>
        <w:rFonts w:ascii="Wingdings" w:hAnsi="Wingdings" w:hint="default"/>
      </w:rPr>
    </w:lvl>
  </w:abstractNum>
  <w:abstractNum w:abstractNumId="16" w15:restartNumberingAfterBreak="0">
    <w:nsid w:val="4F095E45"/>
    <w:multiLevelType w:val="hybridMultilevel"/>
    <w:tmpl w:val="984ACCC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95131C"/>
    <w:multiLevelType w:val="hybridMultilevel"/>
    <w:tmpl w:val="A4A8523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220A8F"/>
    <w:multiLevelType w:val="hybridMultilevel"/>
    <w:tmpl w:val="84CC2454"/>
    <w:lvl w:ilvl="0" w:tplc="300A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73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45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17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289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61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33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05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5772" w:hanging="360"/>
      </w:pPr>
      <w:rPr>
        <w:rFonts w:ascii="Wingdings" w:hAnsi="Wingdings" w:hint="default"/>
      </w:rPr>
    </w:lvl>
  </w:abstractNum>
  <w:abstractNum w:abstractNumId="19" w15:restartNumberingAfterBreak="0">
    <w:nsid w:val="5A57725E"/>
    <w:multiLevelType w:val="hybridMultilevel"/>
    <w:tmpl w:val="828A5CB2"/>
    <w:lvl w:ilvl="0" w:tplc="300A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73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45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17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289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61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33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05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5772" w:hanging="360"/>
      </w:pPr>
      <w:rPr>
        <w:rFonts w:ascii="Wingdings" w:hAnsi="Wingdings" w:hint="default"/>
      </w:rPr>
    </w:lvl>
  </w:abstractNum>
  <w:abstractNum w:abstractNumId="20" w15:restartNumberingAfterBreak="0">
    <w:nsid w:val="63644B60"/>
    <w:multiLevelType w:val="hybridMultilevel"/>
    <w:tmpl w:val="28EC294C"/>
    <w:lvl w:ilvl="0" w:tplc="91D66B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bullet"/>
      <w:pStyle w:val="PTSBullet1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A6280B"/>
    <w:multiLevelType w:val="hybridMultilevel"/>
    <w:tmpl w:val="CC30D4B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514459"/>
    <w:multiLevelType w:val="hybridMultilevel"/>
    <w:tmpl w:val="7DD4A302"/>
    <w:lvl w:ilvl="0" w:tplc="30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74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218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290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362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434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5064" w:hanging="360"/>
      </w:pPr>
      <w:rPr>
        <w:rFonts w:ascii="Wingdings" w:hAnsi="Wingdings" w:hint="default"/>
      </w:rPr>
    </w:lvl>
  </w:abstractNum>
  <w:abstractNum w:abstractNumId="23" w15:restartNumberingAfterBreak="0">
    <w:nsid w:val="745534F1"/>
    <w:multiLevelType w:val="multilevel"/>
    <w:tmpl w:val="300A001F"/>
    <w:lvl w:ilvl="0">
      <w:start w:val="1"/>
      <w:numFmt w:val="decimal"/>
      <w:pStyle w:val="Tabla3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4" w15:restartNumberingAfterBreak="0">
    <w:nsid w:val="79A80154"/>
    <w:multiLevelType w:val="hybridMultilevel"/>
    <w:tmpl w:val="C0A86048"/>
    <w:lvl w:ilvl="0" w:tplc="300A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73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45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17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289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61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33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05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5772" w:hanging="360"/>
      </w:pPr>
      <w:rPr>
        <w:rFonts w:ascii="Wingdings" w:hAnsi="Wingdings" w:hint="default"/>
      </w:rPr>
    </w:lvl>
  </w:abstractNum>
  <w:abstractNum w:abstractNumId="25" w15:restartNumberingAfterBreak="0">
    <w:nsid w:val="7B524110"/>
    <w:multiLevelType w:val="hybridMultilevel"/>
    <w:tmpl w:val="889AE4C6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423DAF"/>
    <w:multiLevelType w:val="multilevel"/>
    <w:tmpl w:val="30242EEE"/>
    <w:lvl w:ilvl="0">
      <w:start w:val="1"/>
      <w:numFmt w:val="decimal"/>
      <w:pStyle w:val="Tabla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4260" w:hanging="432"/>
      </w:pPr>
      <w:rPr>
        <w:rFonts w:ascii="Arial" w:hAnsi="Arial"/>
        <w:b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7" w15:restartNumberingAfterBreak="0">
    <w:nsid w:val="7CDB3FB2"/>
    <w:multiLevelType w:val="hybridMultilevel"/>
    <w:tmpl w:val="A68CDEEA"/>
    <w:lvl w:ilvl="0" w:tplc="300A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73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45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17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289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61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33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05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5772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23"/>
  </w:num>
  <w:num w:numId="3">
    <w:abstractNumId w:val="11"/>
  </w:num>
  <w:num w:numId="4">
    <w:abstractNumId w:val="6"/>
  </w:num>
  <w:num w:numId="5">
    <w:abstractNumId w:val="5"/>
  </w:num>
  <w:num w:numId="6">
    <w:abstractNumId w:val="2"/>
  </w:num>
  <w:num w:numId="7">
    <w:abstractNumId w:val="7"/>
  </w:num>
  <w:num w:numId="8">
    <w:abstractNumId w:val="21"/>
  </w:num>
  <w:num w:numId="9">
    <w:abstractNumId w:val="20"/>
  </w:num>
  <w:num w:numId="10">
    <w:abstractNumId w:val="19"/>
  </w:num>
  <w:num w:numId="11">
    <w:abstractNumId w:val="24"/>
  </w:num>
  <w:num w:numId="12">
    <w:abstractNumId w:val="15"/>
  </w:num>
  <w:num w:numId="13">
    <w:abstractNumId w:val="18"/>
  </w:num>
  <w:num w:numId="14">
    <w:abstractNumId w:val="3"/>
  </w:num>
  <w:num w:numId="15">
    <w:abstractNumId w:val="0"/>
  </w:num>
  <w:num w:numId="16">
    <w:abstractNumId w:val="27"/>
  </w:num>
  <w:num w:numId="17">
    <w:abstractNumId w:val="13"/>
  </w:num>
  <w:num w:numId="18">
    <w:abstractNumId w:val="8"/>
  </w:num>
  <w:num w:numId="19">
    <w:abstractNumId w:val="22"/>
  </w:num>
  <w:num w:numId="20">
    <w:abstractNumId w:val="9"/>
  </w:num>
  <w:num w:numId="21">
    <w:abstractNumId w:val="14"/>
  </w:num>
  <w:num w:numId="22">
    <w:abstractNumId w:val="10"/>
  </w:num>
  <w:num w:numId="23">
    <w:abstractNumId w:val="1"/>
  </w:num>
  <w:num w:numId="24">
    <w:abstractNumId w:val="4"/>
  </w:num>
  <w:num w:numId="25">
    <w:abstractNumId w:val="16"/>
  </w:num>
  <w:num w:numId="26">
    <w:abstractNumId w:val="17"/>
  </w:num>
  <w:num w:numId="27">
    <w:abstractNumId w:val="25"/>
  </w:num>
  <w:num w:numId="28">
    <w:abstractNumId w:val="1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CarlosReyes">
    <w15:presenceInfo w15:providerId="None" w15:userId="CarlosReye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trackRevisions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172"/>
    <w:rsid w:val="0003428E"/>
    <w:rsid w:val="00252AEC"/>
    <w:rsid w:val="00660303"/>
    <w:rsid w:val="0074423F"/>
    <w:rsid w:val="007C1D96"/>
    <w:rsid w:val="007E7EE3"/>
    <w:rsid w:val="009918B1"/>
    <w:rsid w:val="00A41100"/>
    <w:rsid w:val="00BD6ACA"/>
    <w:rsid w:val="00D1700B"/>
    <w:rsid w:val="00D71172"/>
    <w:rsid w:val="00ED19E8"/>
    <w:rsid w:val="00FC3979"/>
    <w:rsid w:val="00FC5DCF"/>
    <w:rsid w:val="00FF3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310642"/>
  <w15:docId w15:val="{AACBE431-CE26-4A5D-90D5-5F15F193D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head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44C1C"/>
    <w:pPr>
      <w:tabs>
        <w:tab w:val="center" w:pos="7560"/>
      </w:tabs>
      <w:jc w:val="both"/>
    </w:pPr>
    <w:rPr>
      <w:rFonts w:ascii="Arial" w:hAnsi="Arial"/>
      <w:sz w:val="24"/>
      <w:lang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417E6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7">
    <w:name w:val="heading 7"/>
    <w:basedOn w:val="Normal"/>
    <w:next w:val="Normal"/>
    <w:qFormat/>
    <w:pPr>
      <w:keepNext/>
      <w:widowControl w:val="0"/>
      <w:suppressLineNumbers/>
      <w:tabs>
        <w:tab w:val="clear" w:pos="7560"/>
      </w:tabs>
      <w:spacing w:before="40" w:after="40"/>
      <w:ind w:right="283"/>
      <w:outlineLvl w:val="6"/>
    </w:pPr>
    <w:rPr>
      <w:rFonts w:ascii="Times New Roman" w:hAnsi="Times New Roman"/>
      <w:lang w:val="es-MX"/>
    </w:rPr>
  </w:style>
  <w:style w:type="paragraph" w:styleId="Ttulo8">
    <w:name w:val="heading 8"/>
    <w:basedOn w:val="Normal"/>
    <w:next w:val="Normal"/>
    <w:qFormat/>
    <w:pPr>
      <w:keepNext/>
      <w:keepLines/>
      <w:tabs>
        <w:tab w:val="clear" w:pos="7560"/>
      </w:tabs>
      <w:ind w:left="360" w:hanging="360"/>
      <w:outlineLvl w:val="7"/>
    </w:pPr>
  </w:style>
  <w:style w:type="paragraph" w:styleId="Ttulo9">
    <w:name w:val="heading 9"/>
    <w:basedOn w:val="Normal"/>
    <w:next w:val="Normal"/>
    <w:qFormat/>
    <w:pPr>
      <w:keepNext/>
      <w:widowControl w:val="0"/>
      <w:suppressLineNumbers/>
      <w:tabs>
        <w:tab w:val="clear" w:pos="7560"/>
      </w:tabs>
      <w:spacing w:before="40" w:after="40"/>
      <w:ind w:left="360" w:right="283"/>
      <w:outlineLvl w:val="8"/>
    </w:pPr>
    <w:rPr>
      <w:rFonts w:ascii="Times New Roman" w:hAnsi="Times New Roman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qFormat/>
  </w:style>
  <w:style w:type="character" w:customStyle="1" w:styleId="EncabezadoCar">
    <w:name w:val="Encabezado Car"/>
    <w:link w:val="Encabezado"/>
    <w:uiPriority w:val="99"/>
    <w:qFormat/>
    <w:rsid w:val="00D1546E"/>
    <w:rPr>
      <w:rFonts w:ascii="Arial" w:hAnsi="Arial"/>
      <w:sz w:val="24"/>
      <w:lang w:val="es-EC"/>
    </w:rPr>
  </w:style>
  <w:style w:type="character" w:customStyle="1" w:styleId="EnlacedeInternet">
    <w:name w:val="Enlace de Internet"/>
    <w:basedOn w:val="Fuentedeprrafopredeter"/>
    <w:uiPriority w:val="99"/>
    <w:unhideWhenUsed/>
    <w:rsid w:val="00974B83"/>
    <w:rPr>
      <w:color w:val="0563C1" w:themeColor="hyperlink"/>
      <w:u w:val="single"/>
    </w:rPr>
  </w:style>
  <w:style w:type="character" w:customStyle="1" w:styleId="TablaCar">
    <w:name w:val="Tabla Car"/>
    <w:basedOn w:val="Fuentedeprrafopredeter"/>
    <w:link w:val="Tabla"/>
    <w:qFormat/>
    <w:rsid w:val="00983129"/>
    <w:rPr>
      <w:rFonts w:ascii="Arial" w:hAnsi="Arial" w:cs="Arial"/>
      <w:b/>
      <w:sz w:val="24"/>
      <w:szCs w:val="24"/>
      <w:lang w:eastAsia="es-ES"/>
    </w:rPr>
  </w:style>
  <w:style w:type="character" w:customStyle="1" w:styleId="Tabla2Car">
    <w:name w:val="Tabla 2 Car"/>
    <w:basedOn w:val="Fuentedeprrafopredeter"/>
    <w:link w:val="Tabla2"/>
    <w:qFormat/>
    <w:rsid w:val="00983129"/>
    <w:rPr>
      <w:rFonts w:ascii="Arial" w:hAnsi="Arial" w:cs="Arial"/>
      <w:b/>
      <w:sz w:val="24"/>
      <w:szCs w:val="24"/>
      <w:lang w:eastAsia="es-ES"/>
    </w:rPr>
  </w:style>
  <w:style w:type="character" w:customStyle="1" w:styleId="Tabla3Car">
    <w:name w:val="Tabla 3 Car"/>
    <w:basedOn w:val="Fuentedeprrafopredeter"/>
    <w:link w:val="Tabla3"/>
    <w:qFormat/>
    <w:rsid w:val="00F700FB"/>
    <w:rPr>
      <w:rFonts w:ascii="Arial" w:hAnsi="Arial" w:cs="Arial"/>
      <w:b/>
      <w:sz w:val="24"/>
      <w:szCs w:val="24"/>
      <w:lang w:eastAsia="es-ES"/>
    </w:rPr>
  </w:style>
  <w:style w:type="character" w:customStyle="1" w:styleId="Ttulo2Car">
    <w:name w:val="Título 2 Car"/>
    <w:basedOn w:val="Fuentedeprrafopredeter"/>
    <w:link w:val="Ttulo2"/>
    <w:semiHidden/>
    <w:qFormat/>
    <w:rsid w:val="00417E68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qFormat/>
    <w:rsid w:val="00AA3806"/>
    <w:rPr>
      <w:rFonts w:ascii="Arial" w:hAnsi="Arial"/>
      <w:lang w:eastAsia="es-ES"/>
    </w:rPr>
  </w:style>
  <w:style w:type="character" w:customStyle="1" w:styleId="Enlacedelndice">
    <w:name w:val="Enlace del índice"/>
    <w:qFormat/>
  </w:style>
  <w:style w:type="character" w:customStyle="1" w:styleId="Vietas">
    <w:name w:val="Viñetas"/>
    <w:qFormat/>
    <w:rPr>
      <w:rFonts w:ascii="OpenSymbol" w:eastAsia="OpenSymbol" w:hAnsi="OpenSymbol" w:cs="OpenSymbol"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pPr>
      <w:keepNext/>
      <w:keepLines/>
      <w:tabs>
        <w:tab w:val="clear" w:pos="7560"/>
      </w:tabs>
      <w:ind w:left="360" w:hanging="360"/>
    </w:p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next w:val="Normal"/>
    <w:qFormat/>
    <w:rsid w:val="00B079A4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  <w:rPr>
      <w:lang w:eastAsia="x-none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GPEncabezado">
    <w:name w:val="GP Encabezado"/>
    <w:basedOn w:val="Encabezado"/>
    <w:autoRedefine/>
    <w:qFormat/>
    <w:rsid w:val="00C051EE"/>
    <w:pPr>
      <w:tabs>
        <w:tab w:val="clear" w:pos="4252"/>
      </w:tabs>
    </w:pPr>
    <w:rPr>
      <w:rFonts w:cs="Arial"/>
      <w:i/>
      <w:szCs w:val="24"/>
    </w:rPr>
  </w:style>
  <w:style w:type="paragraph" w:customStyle="1" w:styleId="GPPiePagina">
    <w:name w:val="GP PiePagina"/>
    <w:basedOn w:val="Piedepgina"/>
    <w:autoRedefine/>
    <w:qFormat/>
    <w:pPr>
      <w:tabs>
        <w:tab w:val="clear" w:pos="4252"/>
        <w:tab w:val="clear" w:pos="7560"/>
        <w:tab w:val="clear" w:pos="8504"/>
        <w:tab w:val="right" w:pos="8210"/>
      </w:tabs>
      <w:ind w:left="-70" w:right="110"/>
      <w:jc w:val="right"/>
    </w:pPr>
    <w:rPr>
      <w:b/>
      <w:sz w:val="20"/>
    </w:rPr>
  </w:style>
  <w:style w:type="paragraph" w:customStyle="1" w:styleId="NombreCuadricula">
    <w:name w:val="NombreCuadricula"/>
    <w:basedOn w:val="Normal"/>
    <w:autoRedefine/>
    <w:qFormat/>
    <w:rsid w:val="00057240"/>
    <w:pPr>
      <w:tabs>
        <w:tab w:val="clear" w:pos="7560"/>
      </w:tabs>
      <w:ind w:right="-154"/>
      <w:jc w:val="center"/>
    </w:pPr>
    <w:rPr>
      <w:w w:val="90"/>
      <w:sz w:val="22"/>
    </w:rPr>
  </w:style>
  <w:style w:type="paragraph" w:styleId="Sangra2detindependiente">
    <w:name w:val="Body Text Indent 2"/>
    <w:basedOn w:val="Normal"/>
    <w:qFormat/>
    <w:pPr>
      <w:tabs>
        <w:tab w:val="clear" w:pos="7560"/>
      </w:tabs>
      <w:spacing w:after="120" w:line="480" w:lineRule="auto"/>
      <w:ind w:left="283"/>
      <w:jc w:val="left"/>
    </w:pPr>
    <w:rPr>
      <w:rFonts w:ascii="Times New Roman" w:hAnsi="Times New Roman"/>
      <w:lang w:val="es-ES"/>
    </w:rPr>
  </w:style>
  <w:style w:type="paragraph" w:styleId="Sangradetextonormal">
    <w:name w:val="Body Text Indent"/>
    <w:basedOn w:val="Normal"/>
    <w:pPr>
      <w:tabs>
        <w:tab w:val="right" w:pos="360"/>
      </w:tabs>
      <w:ind w:left="360"/>
    </w:pPr>
  </w:style>
  <w:style w:type="paragraph" w:styleId="Sangra3detindependiente">
    <w:name w:val="Body Text Indent 3"/>
    <w:basedOn w:val="Normal"/>
    <w:qFormat/>
    <w:pPr>
      <w:tabs>
        <w:tab w:val="clear" w:pos="7560"/>
      </w:tabs>
      <w:ind w:left="340"/>
    </w:pPr>
  </w:style>
  <w:style w:type="paragraph" w:customStyle="1" w:styleId="Sangranegdeprimeralnea">
    <w:name w:val="Sangría neg. de primera línea"/>
    <w:basedOn w:val="Normal"/>
    <w:qFormat/>
    <w:pPr>
      <w:keepNext/>
      <w:keepLines/>
      <w:tabs>
        <w:tab w:val="clear" w:pos="7560"/>
      </w:tabs>
      <w:ind w:left="680" w:firstLine="1"/>
      <w:textAlignment w:val="baseline"/>
    </w:pPr>
    <w:rPr>
      <w:rFonts w:ascii="Times New Roman" w:hAnsi="Times New Roman"/>
    </w:rPr>
  </w:style>
  <w:style w:type="paragraph" w:customStyle="1" w:styleId="WW-Sangra2detindependiente">
    <w:name w:val="WW-Sangría 2 de t. independiente"/>
    <w:basedOn w:val="Normal"/>
    <w:qFormat/>
    <w:pPr>
      <w:keepNext/>
      <w:keepLines/>
      <w:tabs>
        <w:tab w:val="clear" w:pos="7560"/>
      </w:tabs>
      <w:ind w:left="709" w:firstLine="1"/>
      <w:textAlignment w:val="baseline"/>
    </w:pPr>
    <w:rPr>
      <w:rFonts w:ascii="Times New Roman" w:hAnsi="Times New Roman"/>
    </w:rPr>
  </w:style>
  <w:style w:type="paragraph" w:customStyle="1" w:styleId="Epgrafe">
    <w:name w:val="Epígrafe"/>
    <w:basedOn w:val="Normal"/>
    <w:next w:val="Normal"/>
    <w:qFormat/>
    <w:pPr>
      <w:keepNext/>
      <w:keepLines/>
      <w:widowControl w:val="0"/>
      <w:tabs>
        <w:tab w:val="clear" w:pos="7560"/>
      </w:tabs>
      <w:spacing w:before="40" w:after="40"/>
      <w:ind w:left="2124" w:right="283" w:hanging="360"/>
    </w:pPr>
  </w:style>
  <w:style w:type="paragraph" w:styleId="Textodeglobo">
    <w:name w:val="Balloon Text"/>
    <w:basedOn w:val="Normal"/>
    <w:semiHidden/>
    <w:qFormat/>
    <w:rsid w:val="009A34EF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25038C"/>
    <w:pPr>
      <w:tabs>
        <w:tab w:val="center" w:pos="7560"/>
      </w:tabs>
      <w:jc w:val="both"/>
    </w:pPr>
    <w:rPr>
      <w:rFonts w:ascii="Arial" w:hAnsi="Arial"/>
      <w:sz w:val="24"/>
      <w:lang w:eastAsia="es-ES"/>
    </w:rPr>
  </w:style>
  <w:style w:type="paragraph" w:styleId="Prrafodelista">
    <w:name w:val="List Paragraph"/>
    <w:basedOn w:val="Normal"/>
    <w:uiPriority w:val="34"/>
    <w:qFormat/>
    <w:rsid w:val="002274D1"/>
    <w:pPr>
      <w:ind w:left="708"/>
    </w:pPr>
  </w:style>
  <w:style w:type="paragraph" w:customStyle="1" w:styleId="Default">
    <w:name w:val="Default"/>
    <w:qFormat/>
    <w:rsid w:val="00715D93"/>
    <w:rPr>
      <w:rFonts w:ascii="Arial" w:hAnsi="Arial" w:cs="Arial"/>
      <w:color w:val="000000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974B83"/>
    <w:pPr>
      <w:keepLines/>
      <w:tabs>
        <w:tab w:val="clear" w:pos="7560"/>
      </w:tabs>
      <w:spacing w:before="240" w:line="259" w:lineRule="auto"/>
      <w:jc w:val="left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es-EC"/>
    </w:rPr>
  </w:style>
  <w:style w:type="paragraph" w:styleId="TDC1">
    <w:name w:val="toc 1"/>
    <w:basedOn w:val="Normal"/>
    <w:next w:val="Normal"/>
    <w:autoRedefine/>
    <w:uiPriority w:val="39"/>
    <w:rsid w:val="00A12E1C"/>
    <w:pPr>
      <w:tabs>
        <w:tab w:val="clear" w:pos="7560"/>
        <w:tab w:val="left" w:pos="709"/>
        <w:tab w:val="right" w:leader="dot" w:pos="9009"/>
      </w:tabs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D6C5A"/>
    <w:pPr>
      <w:tabs>
        <w:tab w:val="clear" w:pos="7560"/>
        <w:tab w:val="left" w:pos="709"/>
        <w:tab w:val="right" w:leader="dot" w:pos="9009"/>
      </w:tabs>
      <w:spacing w:after="100" w:line="259" w:lineRule="auto"/>
      <w:ind w:left="142"/>
    </w:pPr>
    <w:rPr>
      <w:rFonts w:asciiTheme="minorHAnsi" w:eastAsiaTheme="minorEastAsia" w:hAnsiTheme="minorHAnsi"/>
      <w:sz w:val="22"/>
      <w:szCs w:val="22"/>
      <w:lang w:eastAsia="es-EC"/>
    </w:rPr>
  </w:style>
  <w:style w:type="paragraph" w:styleId="TDC3">
    <w:name w:val="toc 3"/>
    <w:basedOn w:val="Normal"/>
    <w:next w:val="Normal"/>
    <w:autoRedefine/>
    <w:uiPriority w:val="39"/>
    <w:unhideWhenUsed/>
    <w:rsid w:val="00A12E1C"/>
    <w:pPr>
      <w:tabs>
        <w:tab w:val="clear" w:pos="7560"/>
        <w:tab w:val="left" w:pos="709"/>
        <w:tab w:val="right" w:leader="dot" w:pos="9009"/>
      </w:tabs>
      <w:spacing w:after="100" w:line="259" w:lineRule="auto"/>
      <w:ind w:left="708" w:hanging="708"/>
      <w:jc w:val="left"/>
    </w:pPr>
    <w:rPr>
      <w:rFonts w:asciiTheme="minorHAnsi" w:eastAsiaTheme="minorEastAsia" w:hAnsiTheme="minorHAnsi"/>
      <w:sz w:val="22"/>
      <w:szCs w:val="22"/>
      <w:lang w:eastAsia="es-EC"/>
    </w:rPr>
  </w:style>
  <w:style w:type="paragraph" w:customStyle="1" w:styleId="Tabla">
    <w:name w:val="Tabla"/>
    <w:basedOn w:val="Normal"/>
    <w:link w:val="TablaCar"/>
    <w:qFormat/>
    <w:rsid w:val="00983129"/>
    <w:pPr>
      <w:numPr>
        <w:numId w:val="1"/>
      </w:numPr>
      <w:tabs>
        <w:tab w:val="clear" w:pos="7560"/>
      </w:tabs>
    </w:pPr>
    <w:rPr>
      <w:rFonts w:cs="Arial"/>
      <w:b/>
      <w:szCs w:val="24"/>
    </w:rPr>
  </w:style>
  <w:style w:type="paragraph" w:customStyle="1" w:styleId="Tabla2">
    <w:name w:val="Tabla 2"/>
    <w:basedOn w:val="Normal"/>
    <w:link w:val="Tabla2Car"/>
    <w:qFormat/>
    <w:rsid w:val="00983129"/>
    <w:pPr>
      <w:tabs>
        <w:tab w:val="clear" w:pos="7560"/>
        <w:tab w:val="left" w:pos="0"/>
      </w:tabs>
      <w:ind w:left="360" w:hanging="360"/>
    </w:pPr>
    <w:rPr>
      <w:rFonts w:cs="Arial"/>
      <w:b/>
      <w:szCs w:val="24"/>
    </w:rPr>
  </w:style>
  <w:style w:type="paragraph" w:customStyle="1" w:styleId="Tabla3">
    <w:name w:val="Tabla 3"/>
    <w:basedOn w:val="Normal"/>
    <w:link w:val="Tabla3Car"/>
    <w:qFormat/>
    <w:rsid w:val="00F700FB"/>
    <w:pPr>
      <w:widowControl w:val="0"/>
      <w:numPr>
        <w:numId w:val="2"/>
      </w:numPr>
      <w:tabs>
        <w:tab w:val="clear" w:pos="7560"/>
      </w:tabs>
      <w:spacing w:before="40" w:after="40"/>
      <w:ind w:right="44" w:firstLine="0"/>
    </w:pPr>
    <w:rPr>
      <w:rFonts w:cs="Arial"/>
      <w:b/>
      <w:szCs w:val="24"/>
    </w:rPr>
  </w:style>
  <w:style w:type="paragraph" w:styleId="Textocomentario">
    <w:name w:val="annotation text"/>
    <w:basedOn w:val="Normal"/>
    <w:link w:val="TextocomentarioCar"/>
    <w:qFormat/>
    <w:rsid w:val="00AA3806"/>
    <w:rPr>
      <w:sz w:val="20"/>
    </w:rPr>
  </w:style>
  <w:style w:type="paragraph" w:customStyle="1" w:styleId="TableParagraph">
    <w:name w:val="Table Paragraph"/>
    <w:basedOn w:val="Normal"/>
    <w:qFormat/>
    <w:pPr>
      <w:widowControl w:val="0"/>
      <w:tabs>
        <w:tab w:val="clear" w:pos="7560"/>
      </w:tabs>
      <w:jc w:val="center"/>
    </w:pPr>
    <w:rPr>
      <w:rFonts w:eastAsia="Arial" w:cs="Arial"/>
      <w:sz w:val="22"/>
      <w:szCs w:val="22"/>
      <w:lang w:val="es-ES" w:eastAsia="en-US"/>
    </w:rPr>
  </w:style>
  <w:style w:type="paragraph" w:customStyle="1" w:styleId="Contenidodelatabla">
    <w:name w:val="Contenido de la tabla"/>
    <w:basedOn w:val="Normal"/>
    <w:qFormat/>
    <w:pPr>
      <w:widowControl w:val="0"/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table" w:styleId="Tablaconcuadrcula">
    <w:name w:val="Table Grid"/>
    <w:basedOn w:val="Tablanormal"/>
    <w:rsid w:val="00BB7E3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PTSBullet1">
    <w:name w:val="PTS Bullet 1"/>
    <w:basedOn w:val="Normal"/>
    <w:link w:val="PTSBullet1Char"/>
    <w:rsid w:val="007E7EE3"/>
    <w:pPr>
      <w:numPr>
        <w:ilvl w:val="1"/>
        <w:numId w:val="9"/>
      </w:numPr>
      <w:tabs>
        <w:tab w:val="clear" w:pos="7560"/>
      </w:tabs>
      <w:suppressAutoHyphens w:val="0"/>
      <w:spacing w:after="120"/>
      <w:ind w:right="360"/>
      <w:jc w:val="left"/>
    </w:pPr>
    <w:rPr>
      <w:sz w:val="20"/>
      <w:lang w:val="es-PE" w:eastAsia="en-US"/>
    </w:rPr>
  </w:style>
  <w:style w:type="character" w:customStyle="1" w:styleId="PTSBullet1Char">
    <w:name w:val="PTS Bullet 1 Char"/>
    <w:link w:val="PTSBullet1"/>
    <w:rsid w:val="007E7EE3"/>
    <w:rPr>
      <w:rFonts w:ascii="Arial" w:hAnsi="Arial"/>
      <w:lang w:val="es-PE" w:eastAsia="en-US"/>
    </w:rPr>
  </w:style>
  <w:style w:type="paragraph" w:customStyle="1" w:styleId="PTSDefaultText">
    <w:name w:val="PTS Default Text"/>
    <w:basedOn w:val="Normal"/>
    <w:link w:val="PTSDefaultTextChar"/>
    <w:rsid w:val="009918B1"/>
    <w:pPr>
      <w:tabs>
        <w:tab w:val="clear" w:pos="7560"/>
      </w:tabs>
      <w:suppressAutoHyphens w:val="0"/>
      <w:spacing w:after="100"/>
      <w:jc w:val="left"/>
    </w:pPr>
    <w:rPr>
      <w:sz w:val="20"/>
      <w:lang w:val="en-US" w:eastAsia="en-US"/>
    </w:rPr>
  </w:style>
  <w:style w:type="character" w:customStyle="1" w:styleId="PTSDefaultTextChar">
    <w:name w:val="PTS Default Text Char"/>
    <w:link w:val="PTSDefaultText"/>
    <w:rsid w:val="009918B1"/>
    <w:rPr>
      <w:rFonts w:ascii="Arial" w:hAnsi="Arial"/>
      <w:lang w:val="en-US" w:eastAsia="en-US"/>
    </w:rPr>
  </w:style>
  <w:style w:type="paragraph" w:customStyle="1" w:styleId="PTSDefaultTextBold">
    <w:name w:val="PTS Default Text Bold"/>
    <w:basedOn w:val="PTSDefaultText"/>
    <w:link w:val="PTSDefaultTextBoldChar"/>
    <w:rsid w:val="009918B1"/>
    <w:rPr>
      <w:b/>
    </w:rPr>
  </w:style>
  <w:style w:type="character" w:customStyle="1" w:styleId="PTSDefaultTextBoldChar">
    <w:name w:val="PTS Default Text Bold Char"/>
    <w:link w:val="PTSDefaultTextBold"/>
    <w:rsid w:val="009918B1"/>
    <w:rPr>
      <w:rFonts w:ascii="Arial" w:hAnsi="Arial"/>
      <w:b/>
      <w:lang w:val="en-US" w:eastAsia="en-US"/>
    </w:rPr>
  </w:style>
  <w:style w:type="paragraph" w:customStyle="1" w:styleId="PTSTableHeading">
    <w:name w:val="PTS Table Heading"/>
    <w:basedOn w:val="Normal"/>
    <w:next w:val="PTSDefaultText"/>
    <w:rsid w:val="009918B1"/>
    <w:pPr>
      <w:tabs>
        <w:tab w:val="clear" w:pos="7560"/>
      </w:tabs>
      <w:suppressAutoHyphens w:val="0"/>
      <w:spacing w:after="120" w:line="240" w:lineRule="exact"/>
      <w:jc w:val="center"/>
    </w:pPr>
    <w:rPr>
      <w:b/>
      <w:sz w:val="20"/>
      <w:lang w:val="es-PE" w:eastAsia="en-US"/>
    </w:rPr>
  </w:style>
  <w:style w:type="character" w:styleId="Refdecomentario">
    <w:name w:val="annotation reference"/>
    <w:basedOn w:val="Fuentedeprrafopredeter"/>
    <w:rsid w:val="009918B1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9918B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9918B1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microsoft.com/office/2011/relationships/people" Target="peop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microsoft.com/office/2016/09/relationships/commentsIds" Target="commentsIds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1C89C5-6543-4CDA-BA91-31E61ADABA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20</Pages>
  <Words>2403</Words>
  <Characters>13219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P.3C1.04 Procedimiento de Soporte Técnico 29-May-2020</vt:lpstr>
    </vt:vector>
  </TitlesOfParts>
  <Manager>Procesos y Medio Ambiente</Manager>
  <Company>FTTG</Company>
  <LinksUpToDate>false</LinksUpToDate>
  <CharactersWithSpaces>15591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P.3C1.04 Procedimiento de Soporte Técnico 29-May-2020</dc:title>
  <dc:subject>P.3C1.04 Procedimiento de Soporte Técnico 29-May-2020</dc:subject>
  <dc:creator>Ing. Smari Franco</dc:creator>
  <cp:keywords>P.3C1.04 P.3C1.04 P.3C1.04 P.3C1.04 P.3C1.04 P.3C1.04 P.3C1.04 P.3C1.04 P.3C1.04 P.3C1.04 P.3C1.04 Procedimiento de Soporte Técnico 29-May-2020</cp:keywords>
  <dc:description>P.3C1.04 Procedimiento de Soporte Técnico 29-May-2020</dc:description>
  <cp:lastModifiedBy>CarlosReyes</cp:lastModifiedBy>
  <cp:revision>6</cp:revision>
  <cp:lastPrinted>2020-08-18T00:11:00Z</cp:lastPrinted>
  <dcterms:created xsi:type="dcterms:W3CDTF">2021-03-26T18:00:00Z</dcterms:created>
  <dcterms:modified xsi:type="dcterms:W3CDTF">2021-03-28T18:16:00Z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  <property fmtid="{D5CDD505-2E9C-101B-9397-08002B2CF9AE}" pid="6" name="category">
    <vt:lpwstr>Procedimientos</vt:lpwstr>
  </property>
  <property fmtid="{D5CDD505-2E9C-101B-9397-08002B2CF9AE}" pid="7" name="version">
    <vt:lpwstr>0</vt:lpwstr>
  </property>
</Properties>
</file>