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E9E92" w14:textId="77777777" w:rsidR="005D330D" w:rsidRDefault="00ED37C7">
      <w:pPr>
        <w:ind w:left="708" w:hanging="708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ACTA DE REUNIÓN</w:t>
      </w:r>
    </w:p>
    <w:p w14:paraId="77D624FF" w14:textId="69540BD8" w:rsidR="005D330D" w:rsidRDefault="00ED37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FFTG-002-2021-ACT-00</w:t>
      </w:r>
      <w:r w:rsidR="00735DFD">
        <w:rPr>
          <w:b/>
          <w:sz w:val="28"/>
          <w:szCs w:val="28"/>
        </w:rPr>
        <w:t>5</w:t>
      </w:r>
    </w:p>
    <w:p w14:paraId="6D56424B" w14:textId="77777777" w:rsidR="005D330D" w:rsidRDefault="00ED37C7">
      <w:pPr>
        <w:jc w:val="center"/>
        <w:rPr>
          <w:b/>
        </w:rPr>
      </w:pPr>
      <w:r>
        <w:rPr>
          <w:b/>
        </w:rPr>
        <w:t>PROYECTO: CONSULTORÍA PARA LA REMEDIACIÓN DE RIESGOS INFORMÁTICOS Y PREPARACIÓN PARA LA CERTIFICACIÓN ISO 27001</w:t>
      </w:r>
    </w:p>
    <w:p w14:paraId="213A3A99" w14:textId="77777777" w:rsidR="005D330D" w:rsidRDefault="005D330D">
      <w:pPr>
        <w:jc w:val="center"/>
        <w:rPr>
          <w:b/>
          <w:sz w:val="28"/>
          <w:szCs w:val="28"/>
        </w:rPr>
      </w:pPr>
    </w:p>
    <w:p w14:paraId="51E6C317" w14:textId="4161B06E" w:rsidR="005D330D" w:rsidRDefault="00ED37C7">
      <w:r>
        <w:rPr>
          <w:b/>
        </w:rPr>
        <w:t>REUNIÓN:</w:t>
      </w:r>
      <w:r>
        <w:t xml:space="preserve"> </w:t>
      </w:r>
      <w:r w:rsidR="00DE5C71">
        <w:t>Ejecución de mesas de trabajo para revisión del ciclo de vida del Software seguro</w:t>
      </w:r>
      <w:r>
        <w:t xml:space="preserve"> </w:t>
      </w:r>
    </w:p>
    <w:p w14:paraId="1CD73C73" w14:textId="27250A06" w:rsidR="005D330D" w:rsidRDefault="00ED37C7">
      <w:r>
        <w:rPr>
          <w:b/>
        </w:rPr>
        <w:t>FECHA:</w:t>
      </w:r>
      <w:r>
        <w:t xml:space="preserve"> </w:t>
      </w:r>
      <w:r w:rsidR="00DE5C71">
        <w:t>2</w:t>
      </w:r>
      <w:r w:rsidR="00735DFD">
        <w:t>4</w:t>
      </w:r>
      <w:r>
        <w:t xml:space="preserve"> marzo 2021</w:t>
      </w:r>
    </w:p>
    <w:p w14:paraId="0836BB42" w14:textId="77777777" w:rsidR="005D330D" w:rsidRDefault="00ED37C7">
      <w:pPr>
        <w:rPr>
          <w:b/>
        </w:rPr>
      </w:pPr>
      <w:r>
        <w:rPr>
          <w:b/>
        </w:rPr>
        <w:t xml:space="preserve">INTERVINIENTES: </w:t>
      </w:r>
    </w:p>
    <w:p w14:paraId="36BA7E49" w14:textId="77777777" w:rsidR="005D330D" w:rsidRDefault="005D330D">
      <w:pPr>
        <w:rPr>
          <w:b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977"/>
        <w:gridCol w:w="4955"/>
      </w:tblGrid>
      <w:tr w:rsidR="005D330D" w14:paraId="70B90C2E" w14:textId="77777777">
        <w:tc>
          <w:tcPr>
            <w:tcW w:w="562" w:type="dxa"/>
          </w:tcPr>
          <w:p w14:paraId="2B8B8FE9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2977" w:type="dxa"/>
          </w:tcPr>
          <w:p w14:paraId="241CABD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4955" w:type="dxa"/>
          </w:tcPr>
          <w:p w14:paraId="7AFA55C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Rol</w:t>
            </w:r>
          </w:p>
        </w:tc>
      </w:tr>
      <w:tr w:rsidR="005D330D" w14:paraId="1A7065DD" w14:textId="77777777">
        <w:tc>
          <w:tcPr>
            <w:tcW w:w="562" w:type="dxa"/>
          </w:tcPr>
          <w:p w14:paraId="061521BF" w14:textId="77777777" w:rsidR="005D330D" w:rsidRDefault="00ED37C7">
            <w:r>
              <w:t>1</w:t>
            </w:r>
          </w:p>
        </w:tc>
        <w:tc>
          <w:tcPr>
            <w:tcW w:w="2977" w:type="dxa"/>
          </w:tcPr>
          <w:p w14:paraId="73BC588D" w14:textId="77777777" w:rsidR="005D330D" w:rsidRDefault="00ED37C7">
            <w:r>
              <w:t>Jameson Villanueva</w:t>
            </w:r>
          </w:p>
        </w:tc>
        <w:tc>
          <w:tcPr>
            <w:tcW w:w="4955" w:type="dxa"/>
          </w:tcPr>
          <w:p w14:paraId="1B9E13F5" w14:textId="77777777" w:rsidR="005D330D" w:rsidRDefault="00ED37C7">
            <w:r>
              <w:t>Analista de Seguridad y Desarrollo</w:t>
            </w:r>
          </w:p>
        </w:tc>
      </w:tr>
      <w:tr w:rsidR="005D330D" w14:paraId="6694257B" w14:textId="77777777">
        <w:tc>
          <w:tcPr>
            <w:tcW w:w="562" w:type="dxa"/>
          </w:tcPr>
          <w:p w14:paraId="65008A2D" w14:textId="77777777" w:rsidR="005D330D" w:rsidRDefault="00ED37C7">
            <w:r>
              <w:t>2</w:t>
            </w:r>
          </w:p>
        </w:tc>
        <w:tc>
          <w:tcPr>
            <w:tcW w:w="2977" w:type="dxa"/>
          </w:tcPr>
          <w:p w14:paraId="60C1D7B5" w14:textId="77777777" w:rsidR="005D330D" w:rsidRDefault="00ED37C7">
            <w:r>
              <w:t>David Carrera</w:t>
            </w:r>
          </w:p>
        </w:tc>
        <w:tc>
          <w:tcPr>
            <w:tcW w:w="4955" w:type="dxa"/>
          </w:tcPr>
          <w:p w14:paraId="077D2229" w14:textId="77777777" w:rsidR="005D330D" w:rsidRDefault="00ED37C7">
            <w:r>
              <w:t>Asistente de sistemas</w:t>
            </w:r>
          </w:p>
        </w:tc>
      </w:tr>
      <w:tr w:rsidR="005D330D" w14:paraId="46A3091B" w14:textId="77777777">
        <w:tc>
          <w:tcPr>
            <w:tcW w:w="562" w:type="dxa"/>
          </w:tcPr>
          <w:p w14:paraId="5C6ECE6D" w14:textId="77777777" w:rsidR="005D330D" w:rsidRDefault="00ED37C7">
            <w:r>
              <w:t>3</w:t>
            </w:r>
          </w:p>
        </w:tc>
        <w:tc>
          <w:tcPr>
            <w:tcW w:w="2977" w:type="dxa"/>
          </w:tcPr>
          <w:p w14:paraId="21F21746" w14:textId="05B7BC92" w:rsidR="005D330D" w:rsidRDefault="00DE5C71" w:rsidP="00750577">
            <w:proofErr w:type="spellStart"/>
            <w:r>
              <w:t>Denny</w:t>
            </w:r>
            <w:proofErr w:type="spellEnd"/>
            <w:r>
              <w:t xml:space="preserve"> </w:t>
            </w:r>
            <w:r w:rsidR="00750577">
              <w:t>Zambrano</w:t>
            </w:r>
          </w:p>
        </w:tc>
        <w:tc>
          <w:tcPr>
            <w:tcW w:w="4955" w:type="dxa"/>
          </w:tcPr>
          <w:p w14:paraId="6069670B" w14:textId="74C9E096" w:rsidR="005D330D" w:rsidRDefault="00750577">
            <w:r>
              <w:t>Jefe de Sistemas</w:t>
            </w:r>
            <w:ins w:id="0" w:author="CarlosReyes" w:date="2021-03-27T18:19:00Z">
              <w:r w:rsidR="005938B0">
                <w:t xml:space="preserve"> </w:t>
              </w:r>
            </w:ins>
          </w:p>
        </w:tc>
      </w:tr>
      <w:tr w:rsidR="00DE5C71" w14:paraId="7D512947" w14:textId="77777777">
        <w:tc>
          <w:tcPr>
            <w:tcW w:w="562" w:type="dxa"/>
          </w:tcPr>
          <w:p w14:paraId="7B1C70F3" w14:textId="2DA97750" w:rsidR="00DE5C71" w:rsidRDefault="00DE5C71">
            <w:r>
              <w:t>4</w:t>
            </w:r>
          </w:p>
        </w:tc>
        <w:tc>
          <w:tcPr>
            <w:tcW w:w="2977" w:type="dxa"/>
          </w:tcPr>
          <w:p w14:paraId="0D260AC0" w14:textId="43881701" w:rsidR="00DE5C71" w:rsidRDefault="00DE5C71">
            <w:r>
              <w:t>Santiago Torres</w:t>
            </w:r>
          </w:p>
        </w:tc>
        <w:tc>
          <w:tcPr>
            <w:tcW w:w="4955" w:type="dxa"/>
          </w:tcPr>
          <w:p w14:paraId="07770D98" w14:textId="182BA8F1" w:rsidR="00DE5C71" w:rsidRDefault="00750577">
            <w:r>
              <w:t>Asistente de Sistemas</w:t>
            </w:r>
          </w:p>
        </w:tc>
      </w:tr>
      <w:tr w:rsidR="005D330D" w14:paraId="2368E26E" w14:textId="77777777">
        <w:tc>
          <w:tcPr>
            <w:tcW w:w="562" w:type="dxa"/>
          </w:tcPr>
          <w:p w14:paraId="77A1312A" w14:textId="02C860E8" w:rsidR="005D330D" w:rsidRDefault="00DE5C71">
            <w:r>
              <w:t>5</w:t>
            </w:r>
          </w:p>
        </w:tc>
        <w:tc>
          <w:tcPr>
            <w:tcW w:w="2977" w:type="dxa"/>
          </w:tcPr>
          <w:p w14:paraId="7DE808B9" w14:textId="77777777" w:rsidR="005D330D" w:rsidRDefault="00ED37C7">
            <w:r>
              <w:t>Carlos Reyes</w:t>
            </w:r>
          </w:p>
        </w:tc>
        <w:tc>
          <w:tcPr>
            <w:tcW w:w="4955" w:type="dxa"/>
          </w:tcPr>
          <w:p w14:paraId="49A393C6" w14:textId="77777777" w:rsidR="005D330D" w:rsidRDefault="00ED37C7">
            <w:r>
              <w:t>Consultor Proyecto Cliente</w:t>
            </w:r>
          </w:p>
        </w:tc>
      </w:tr>
    </w:tbl>
    <w:p w14:paraId="09C36517" w14:textId="77777777" w:rsidR="005D330D" w:rsidRDefault="005D330D"/>
    <w:p w14:paraId="2809CFA4" w14:textId="77777777" w:rsidR="005D330D" w:rsidRDefault="00ED37C7">
      <w:r>
        <w:rPr>
          <w:b/>
        </w:rPr>
        <w:t>PUNTOS TRATADOS:</w:t>
      </w:r>
    </w:p>
    <w:p w14:paraId="1B6F8778" w14:textId="77777777" w:rsidR="005D330D" w:rsidRDefault="005D330D"/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7938"/>
      </w:tblGrid>
      <w:tr w:rsidR="005D330D" w14:paraId="069BA22C" w14:textId="77777777">
        <w:tc>
          <w:tcPr>
            <w:tcW w:w="562" w:type="dxa"/>
          </w:tcPr>
          <w:p w14:paraId="20ACC59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7938" w:type="dxa"/>
          </w:tcPr>
          <w:p w14:paraId="1F25C24C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Detalle</w:t>
            </w:r>
          </w:p>
        </w:tc>
      </w:tr>
      <w:tr w:rsidR="005D330D" w14:paraId="77756DDF" w14:textId="77777777">
        <w:tc>
          <w:tcPr>
            <w:tcW w:w="562" w:type="dxa"/>
          </w:tcPr>
          <w:p w14:paraId="1BA92D2E" w14:textId="77777777" w:rsidR="005D330D" w:rsidRDefault="00ED37C7">
            <w:r>
              <w:t>1</w:t>
            </w:r>
          </w:p>
        </w:tc>
        <w:tc>
          <w:tcPr>
            <w:tcW w:w="7938" w:type="dxa"/>
          </w:tcPr>
          <w:p w14:paraId="367E642B" w14:textId="63391C05" w:rsidR="00DE5C71" w:rsidRDefault="00735DF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revisa la relación de cargos vs funciones (roles) dentro del proceso de “Nuevos Sistemas”</w:t>
            </w:r>
          </w:p>
          <w:p w14:paraId="345896F6" w14:textId="7B5CB496" w:rsidR="00735DFD" w:rsidRDefault="00735DFD" w:rsidP="00735DF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Una </w:t>
            </w:r>
            <w:r>
              <w:t xml:space="preserve">jefatura cumple </w:t>
            </w:r>
            <w:r>
              <w:t>la función</w:t>
            </w:r>
            <w:r>
              <w:t xml:space="preserve"> de jefe </w:t>
            </w:r>
            <w:r>
              <w:t xml:space="preserve">de </w:t>
            </w:r>
            <w:r>
              <w:t>sistemas</w:t>
            </w:r>
          </w:p>
          <w:p w14:paraId="4DFE9D62" w14:textId="78AEC10A" w:rsidR="00735DFD" w:rsidRDefault="00735DFD" w:rsidP="00735DF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Un A</w:t>
            </w:r>
            <w:r>
              <w:t xml:space="preserve">nalista cumple con la </w:t>
            </w:r>
            <w:r>
              <w:t>función</w:t>
            </w:r>
            <w:r>
              <w:t xml:space="preserve"> de coordinador</w:t>
            </w:r>
            <w:r>
              <w:t xml:space="preserve"> dentro del proceso de nuevos aplicativos.</w:t>
            </w:r>
          </w:p>
          <w:p w14:paraId="6330A4ED" w14:textId="3A8BEC02" w:rsidR="00735DFD" w:rsidRDefault="00735DF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identifica que el proceso actual de “Nuevos Sistemas”, debe ser modificado y aplicar mas la realidad actual del área de sistemas de FTTG.</w:t>
            </w:r>
          </w:p>
          <w:p w14:paraId="24E9E471" w14:textId="2AC06617" w:rsidR="008A5F4D" w:rsidRDefault="008A5F4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revisar y define el alcance de los posibles proyectos que surgen en el área de sistemas:</w:t>
            </w:r>
          </w:p>
          <w:p w14:paraId="1E1822AC" w14:textId="304857CE" w:rsidR="008A5F4D" w:rsidRDefault="008A5F4D" w:rsidP="008A5F4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Desarrollo de nuevas aplicaciones</w:t>
            </w:r>
          </w:p>
          <w:p w14:paraId="625D37A6" w14:textId="5D8E50F8" w:rsidR="008A5F4D" w:rsidRDefault="008A5F4D" w:rsidP="008A5F4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Nuevas funcionalidades en aplicativos existentes.</w:t>
            </w:r>
          </w:p>
          <w:p w14:paraId="1B53F479" w14:textId="2B883391" w:rsidR="008A5F4D" w:rsidRDefault="008A5F4D" w:rsidP="008A5F4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Modificación de funcionalidades existentes en aplicativos existentes</w:t>
            </w:r>
          </w:p>
          <w:p w14:paraId="203072E7" w14:textId="3945A0C8" w:rsidR="00735DFD" w:rsidRDefault="00735DF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revisa el modelo de aprobación para el proceso de “Nuevos Sistemas”</w:t>
            </w:r>
          </w:p>
          <w:p w14:paraId="3F35E0BD" w14:textId="3532D1D9" w:rsidR="00735DFD" w:rsidRDefault="00735DFD" w:rsidP="008A5F4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El Director de sistemas debería aprobar proyectos de desarrollo totalmente nuevos y evaluar </w:t>
            </w:r>
            <w:r w:rsidR="008A5F4D">
              <w:t>el desarrollo interno o la contratación de proveedores.</w:t>
            </w:r>
          </w:p>
          <w:p w14:paraId="79A949DF" w14:textId="280A9F3F" w:rsidR="008A5F4D" w:rsidRDefault="008A5F4D" w:rsidP="008A5F4D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El rol de coordinador debe aprobar y coordinar la ejecución de desarrollos de nuevas funcionalidades y modificación de funcionalidades existentes.</w:t>
            </w:r>
          </w:p>
          <w:p w14:paraId="11F67E38" w14:textId="6E6D016D" w:rsidR="008A5F4D" w:rsidRDefault="008A5F4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lastRenderedPageBreak/>
              <w:t>Las validaciones del impacto en otros módulos se realizan mediante una reunión interna entre los involucrados</w:t>
            </w:r>
          </w:p>
          <w:p w14:paraId="66DCA9CE" w14:textId="7FE048E0" w:rsidR="008A5F4D" w:rsidRDefault="008A5F4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No se maneja documentación de especificaciones funcionales en todos los casos, así como tampoco se mantiene </w:t>
            </w:r>
            <w:r w:rsidR="00B956D0">
              <w:t>documentación</w:t>
            </w:r>
            <w:r>
              <w:t xml:space="preserve"> de configuración de las aplicativos existentes.</w:t>
            </w:r>
          </w:p>
          <w:p w14:paraId="55900AC9" w14:textId="1BE6E8D2" w:rsidR="009F02E7" w:rsidRDefault="008A5F4D" w:rsidP="009F02E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Se comenta que al momento no existe un plan u obligatoriedad en la aplicación de parches y actualizaciones de los sistemas operativos, </w:t>
            </w:r>
            <w:r w:rsidR="009F02E7">
              <w:t xml:space="preserve">base de datos o del aplicativo en </w:t>
            </w:r>
            <w:r w:rsidR="00B956D0">
              <w:t>sí</w:t>
            </w:r>
            <w:r w:rsidR="009F02E7">
              <w:t xml:space="preserve">. No existe un responsable definido para esta </w:t>
            </w:r>
            <w:r w:rsidR="00B956D0">
              <w:t>función</w:t>
            </w:r>
            <w:r w:rsidR="009F02E7">
              <w:t>.</w:t>
            </w:r>
          </w:p>
          <w:p w14:paraId="6E5870F7" w14:textId="056B9242" w:rsidR="009F02E7" w:rsidRDefault="009F02E7" w:rsidP="009F02E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Se manejan contratos de mantenimiento con ciertos proveedores pero no existe un estándar en la aplicación de a todos los proveedores.</w:t>
            </w:r>
          </w:p>
          <w:p w14:paraId="1A1F1344" w14:textId="29BA5EA7" w:rsidR="008A5F4D" w:rsidRDefault="008A5F4D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Existen muchos reportes sueltos q se ejecutan directamente desde el diseñador de </w:t>
            </w:r>
            <w:proofErr w:type="spellStart"/>
            <w:r>
              <w:t>Crystal</w:t>
            </w:r>
            <w:proofErr w:type="spellEnd"/>
            <w:r>
              <w:t xml:space="preserve"> </w:t>
            </w:r>
            <w:proofErr w:type="spellStart"/>
            <w:r>
              <w:t>Reports</w:t>
            </w:r>
            <w:proofErr w:type="spellEnd"/>
            <w:r w:rsidR="009F02E7">
              <w:t xml:space="preserve">. Lo cual genera un potencial problema de seguridad al tener acceso a la base de datos desde un diseñador de reportes. </w:t>
            </w:r>
          </w:p>
          <w:p w14:paraId="768ACED8" w14:textId="6E7031CF" w:rsidR="009F02E7" w:rsidRDefault="009F02E7" w:rsidP="00735D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Se comunica que los usuarios administradores por defecto de las bases de datos y de los sistemas operativos de los servidores siguen siendo los estándares. </w:t>
            </w:r>
          </w:p>
          <w:p w14:paraId="678F1715" w14:textId="522AF998" w:rsidR="00DE5C71" w:rsidRDefault="00DE5C71" w:rsidP="00DE5C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5D330D" w14:paraId="785D6A97" w14:textId="77777777">
        <w:tc>
          <w:tcPr>
            <w:tcW w:w="562" w:type="dxa"/>
          </w:tcPr>
          <w:p w14:paraId="6F04FDC5" w14:textId="77777777" w:rsidR="005D330D" w:rsidRDefault="00ED37C7">
            <w:r>
              <w:lastRenderedPageBreak/>
              <w:t>2</w:t>
            </w:r>
          </w:p>
        </w:tc>
        <w:tc>
          <w:tcPr>
            <w:tcW w:w="7938" w:type="dxa"/>
          </w:tcPr>
          <w:p w14:paraId="64C5FA83" w14:textId="089ADEBC" w:rsidR="005D330D" w:rsidRPr="009F02E7" w:rsidRDefault="00ED37C7" w:rsidP="00B95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 </w:t>
            </w:r>
            <w:r w:rsidR="005938B0">
              <w:rPr>
                <w:color w:val="000000"/>
              </w:rPr>
              <w:t xml:space="preserve">Se </w:t>
            </w:r>
            <w:r w:rsidR="009F02E7">
              <w:rPr>
                <w:color w:val="000000"/>
              </w:rPr>
              <w:t>indica</w:t>
            </w:r>
            <w:r w:rsidR="005938B0">
              <w:rPr>
                <w:color w:val="000000"/>
              </w:rPr>
              <w:t xml:space="preserve"> con ejemplos prácticos </w:t>
            </w:r>
            <w:r w:rsidR="009F02E7">
              <w:rPr>
                <w:color w:val="000000"/>
              </w:rPr>
              <w:t xml:space="preserve">la aplicación del ciclo de vida del software seguro, ejemplificando lo mínimo necesario que se </w:t>
            </w:r>
            <w:r w:rsidR="00B956D0">
              <w:rPr>
                <w:color w:val="000000"/>
              </w:rPr>
              <w:t>debiese</w:t>
            </w:r>
            <w:r w:rsidR="009F02E7">
              <w:rPr>
                <w:color w:val="000000"/>
              </w:rPr>
              <w:t xml:space="preserve"> tener para cubrir las recomendaciones incluidas en la metodología del ciclo de vida del software seguro</w:t>
            </w:r>
            <w:r w:rsidR="00BA075B">
              <w:rPr>
                <w:color w:val="000000"/>
              </w:rPr>
              <w:t>.</w:t>
            </w:r>
          </w:p>
          <w:p w14:paraId="55826A64" w14:textId="047E8082" w:rsidR="009F02E7" w:rsidRPr="00B956D0" w:rsidRDefault="009F02E7" w:rsidP="00B95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 xml:space="preserve">Se dan recomendaciones de lo mínimo necesario que se debe considerar en </w:t>
            </w:r>
            <w:r w:rsidR="00B956D0">
              <w:rPr>
                <w:color w:val="000000"/>
              </w:rPr>
              <w:t>la contracción de un servicio de desarrollo de un nuevo software.</w:t>
            </w:r>
          </w:p>
          <w:p w14:paraId="0414A1E5" w14:textId="6DCDFB7D" w:rsidR="00B956D0" w:rsidRPr="00B956D0" w:rsidRDefault="00B956D0" w:rsidP="00B95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Se recomienda definir un estándar de lenguajes de programación así como de base de datos.</w:t>
            </w:r>
          </w:p>
          <w:p w14:paraId="39F4D518" w14:textId="138186F3" w:rsidR="00B956D0" w:rsidRDefault="00B956D0" w:rsidP="00B95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Se sugiere realizar un proyecto interno de unificar los reportes </w:t>
            </w:r>
            <w:r>
              <w:t xml:space="preserve">que se encuentran como archivos independientes en varios computadores de varios usuarios, </w:t>
            </w:r>
            <w:r>
              <w:t>en un solo aplicativo que pueda generar la información que el aplicativo principal no proporciona.</w:t>
            </w:r>
            <w:r>
              <w:t xml:space="preserve"> Así podrían tener control de la asignación de permisos.</w:t>
            </w:r>
          </w:p>
          <w:p w14:paraId="1235EDEA" w14:textId="77777777" w:rsidR="00B956D0" w:rsidRPr="00AD68D3" w:rsidRDefault="00B956D0" w:rsidP="00B956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115EAE9D" w14:textId="51AFEA8D" w:rsidR="005938B0" w:rsidRDefault="005938B0" w:rsidP="009F02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</w:pPr>
          </w:p>
        </w:tc>
      </w:tr>
    </w:tbl>
    <w:p w14:paraId="5244FCE0" w14:textId="77777777" w:rsidR="005D330D" w:rsidRDefault="005D330D"/>
    <w:p w14:paraId="3BA60035" w14:textId="77777777" w:rsidR="005D330D" w:rsidRDefault="00ED37C7">
      <w:pPr>
        <w:rPr>
          <w:b/>
        </w:rPr>
      </w:pPr>
      <w:r>
        <w:rPr>
          <w:b/>
        </w:rPr>
        <w:t>COMPROMISOS:</w:t>
      </w:r>
    </w:p>
    <w:p w14:paraId="6A62BB22" w14:textId="77777777" w:rsidR="005D330D" w:rsidRDefault="005D330D"/>
    <w:tbl>
      <w:tblPr>
        <w:tblStyle w:val="a1"/>
        <w:tblW w:w="84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4736"/>
        <w:gridCol w:w="1843"/>
        <w:gridCol w:w="1411"/>
      </w:tblGrid>
      <w:tr w:rsidR="005D330D" w14:paraId="4D31EF27" w14:textId="77777777">
        <w:trPr>
          <w:jc w:val="center"/>
        </w:trPr>
        <w:tc>
          <w:tcPr>
            <w:tcW w:w="504" w:type="dxa"/>
          </w:tcPr>
          <w:p w14:paraId="68B1E4EF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736" w:type="dxa"/>
          </w:tcPr>
          <w:p w14:paraId="0BA8A003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Compromiso/Definición</w:t>
            </w:r>
          </w:p>
        </w:tc>
        <w:tc>
          <w:tcPr>
            <w:tcW w:w="1843" w:type="dxa"/>
          </w:tcPr>
          <w:p w14:paraId="5F0F37E1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1411" w:type="dxa"/>
          </w:tcPr>
          <w:p w14:paraId="65DF93B2" w14:textId="77777777" w:rsidR="005D330D" w:rsidRDefault="00ED37C7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</w:tr>
      <w:tr w:rsidR="005D330D" w14:paraId="66775CFC" w14:textId="77777777">
        <w:trPr>
          <w:jc w:val="center"/>
        </w:trPr>
        <w:tc>
          <w:tcPr>
            <w:tcW w:w="504" w:type="dxa"/>
          </w:tcPr>
          <w:p w14:paraId="0FB07CB1" w14:textId="77777777" w:rsidR="005D330D" w:rsidRDefault="00ED37C7">
            <w:pPr>
              <w:jc w:val="center"/>
            </w:pPr>
            <w:r>
              <w:t>1</w:t>
            </w:r>
          </w:p>
        </w:tc>
        <w:tc>
          <w:tcPr>
            <w:tcW w:w="4736" w:type="dxa"/>
          </w:tcPr>
          <w:p w14:paraId="00AC5DC2" w14:textId="77777777" w:rsidR="005D330D" w:rsidRDefault="00ED37C7">
            <w:r>
              <w:t>Generar el acta de reunión de la sesión mantenida</w:t>
            </w:r>
          </w:p>
        </w:tc>
        <w:tc>
          <w:tcPr>
            <w:tcW w:w="1843" w:type="dxa"/>
          </w:tcPr>
          <w:p w14:paraId="6F958B94" w14:textId="77777777" w:rsidR="005D330D" w:rsidRDefault="00ED37C7">
            <w:r>
              <w:t>Carlos Reyes</w:t>
            </w:r>
          </w:p>
        </w:tc>
        <w:tc>
          <w:tcPr>
            <w:tcW w:w="1411" w:type="dxa"/>
          </w:tcPr>
          <w:p w14:paraId="57189E22" w14:textId="714885ED" w:rsidR="005D330D" w:rsidRDefault="00DE5C71">
            <w:r>
              <w:t>2</w:t>
            </w:r>
            <w:r w:rsidR="00B956D0">
              <w:t>9</w:t>
            </w:r>
            <w:r w:rsidR="00ED37C7">
              <w:t>-03-2021</w:t>
            </w:r>
          </w:p>
        </w:tc>
      </w:tr>
    </w:tbl>
    <w:p w14:paraId="09BDF116" w14:textId="6B22DFAF" w:rsidR="00B956D0" w:rsidRDefault="00B956D0"/>
    <w:p w14:paraId="33EC1A63" w14:textId="77777777" w:rsidR="00B956D0" w:rsidRDefault="00B956D0"/>
    <w:p w14:paraId="5B7C83E5" w14:textId="77777777" w:rsidR="005D330D" w:rsidRDefault="00ED37C7">
      <w:pPr>
        <w:rPr>
          <w:b/>
        </w:rPr>
      </w:pPr>
      <w:r>
        <w:rPr>
          <w:b/>
        </w:rPr>
        <w:t>Firmas:</w:t>
      </w:r>
    </w:p>
    <w:p w14:paraId="52DCD835" w14:textId="77777777" w:rsidR="005D330D" w:rsidRDefault="005D330D"/>
    <w:tbl>
      <w:tblPr>
        <w:tblStyle w:val="a2"/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2126"/>
        <w:gridCol w:w="1985"/>
        <w:gridCol w:w="1984"/>
      </w:tblGrid>
      <w:tr w:rsidR="00DE5C71" w14:paraId="21AA1FA3" w14:textId="33AA0381" w:rsidTr="00DE5C71">
        <w:tc>
          <w:tcPr>
            <w:tcW w:w="1985" w:type="dxa"/>
          </w:tcPr>
          <w:p w14:paraId="7D5F584B" w14:textId="77777777" w:rsidR="00DE5C71" w:rsidRDefault="00DE5C71"/>
          <w:p w14:paraId="4DCB3CCA" w14:textId="77777777" w:rsidR="00DE5C71" w:rsidRDefault="00DE5C71"/>
          <w:p w14:paraId="08E801DB" w14:textId="77777777" w:rsidR="00DE5C71" w:rsidRDefault="00DE5C71"/>
          <w:p w14:paraId="479BD453" w14:textId="77777777" w:rsidR="00DE5C71" w:rsidRDefault="00DE5C71"/>
          <w:p w14:paraId="402D3C9C" w14:textId="77777777" w:rsidR="00DE5C71" w:rsidRDefault="00DE5C71">
            <w:r>
              <w:t>Ing. Fabian Pazmiño.</w:t>
            </w:r>
          </w:p>
          <w:p w14:paraId="227AF8F3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Gerente del Proyecto</w:t>
            </w:r>
          </w:p>
          <w:p w14:paraId="62AD58AB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MIRFAK S.A.</w:t>
            </w:r>
          </w:p>
          <w:p w14:paraId="2F2F8285" w14:textId="77777777" w:rsidR="00DE5C71" w:rsidRDefault="00DE5C71"/>
        </w:tc>
        <w:tc>
          <w:tcPr>
            <w:tcW w:w="1985" w:type="dxa"/>
          </w:tcPr>
          <w:p w14:paraId="4CAEFF75" w14:textId="77777777" w:rsidR="00DE5C71" w:rsidRDefault="00DE5C71"/>
          <w:p w14:paraId="708B0EDB" w14:textId="77777777" w:rsidR="00DE5C71" w:rsidRDefault="00DE5C71"/>
          <w:p w14:paraId="21C5E238" w14:textId="77777777" w:rsidR="00DE5C71" w:rsidRDefault="00DE5C71"/>
          <w:p w14:paraId="3F843F28" w14:textId="77777777" w:rsidR="00DE5C71" w:rsidRDefault="00DE5C71"/>
          <w:p w14:paraId="4F77BFF1" w14:textId="77777777" w:rsidR="00DE5C71" w:rsidRDefault="00DE5C71">
            <w:r>
              <w:t>Ing. Jameson Villanueva</w:t>
            </w:r>
          </w:p>
          <w:p w14:paraId="400B554C" w14:textId="77777777" w:rsidR="00DE5C71" w:rsidRDefault="00DE5C71">
            <w:r>
              <w:rPr>
                <w:b/>
              </w:rPr>
              <w:t>Analistas de Seguridad y Desarrollo -FTTG</w:t>
            </w:r>
          </w:p>
        </w:tc>
        <w:tc>
          <w:tcPr>
            <w:tcW w:w="2126" w:type="dxa"/>
          </w:tcPr>
          <w:p w14:paraId="0DD408CC" w14:textId="77777777" w:rsidR="00DE5C71" w:rsidRDefault="00DE5C71"/>
          <w:p w14:paraId="1A6238D4" w14:textId="77777777" w:rsidR="00DE5C71" w:rsidRDefault="00DE5C71"/>
          <w:p w14:paraId="452AD1C4" w14:textId="77777777" w:rsidR="00DE5C71" w:rsidRDefault="00DE5C71"/>
          <w:p w14:paraId="16BE2140" w14:textId="77777777" w:rsidR="00DE5C71" w:rsidRDefault="00DE5C71"/>
          <w:p w14:paraId="170E4DF3" w14:textId="17D9B27C" w:rsidR="00DE5C71" w:rsidRDefault="00DE5C71">
            <w:proofErr w:type="spellStart"/>
            <w:r>
              <w:t>Denny</w:t>
            </w:r>
            <w:proofErr w:type="spellEnd"/>
            <w:r>
              <w:t xml:space="preserve"> </w:t>
            </w:r>
            <w:r w:rsidR="005D202D">
              <w:t>Zambrano</w:t>
            </w:r>
          </w:p>
          <w:p w14:paraId="1AD11183" w14:textId="0096C05D" w:rsidR="00DE5C71" w:rsidRDefault="005938B0">
            <w:pPr>
              <w:rPr>
                <w:b/>
              </w:rPr>
            </w:pPr>
            <w:r>
              <w:rPr>
                <w:b/>
              </w:rPr>
              <w:t>Jefe de</w:t>
            </w:r>
            <w:r w:rsidR="005D202D">
              <w:rPr>
                <w:b/>
              </w:rPr>
              <w:t xml:space="preserve"> sistemas </w:t>
            </w:r>
            <w:r w:rsidR="00DE5C71">
              <w:rPr>
                <w:b/>
              </w:rPr>
              <w:t xml:space="preserve">- </w:t>
            </w:r>
          </w:p>
          <w:p w14:paraId="619984D6" w14:textId="77777777" w:rsidR="00DE5C71" w:rsidRDefault="00DE5C71">
            <w:pPr>
              <w:rPr>
                <w:b/>
              </w:rPr>
            </w:pPr>
            <w:r>
              <w:rPr>
                <w:b/>
              </w:rPr>
              <w:t>FTTG</w:t>
            </w:r>
          </w:p>
          <w:p w14:paraId="5989F310" w14:textId="77777777" w:rsidR="00DE5C71" w:rsidRDefault="00DE5C71"/>
        </w:tc>
        <w:tc>
          <w:tcPr>
            <w:tcW w:w="1985" w:type="dxa"/>
          </w:tcPr>
          <w:p w14:paraId="1C3E872E" w14:textId="77777777" w:rsidR="00DE5C71" w:rsidRDefault="00DE5C71"/>
          <w:p w14:paraId="25D4A570" w14:textId="77777777" w:rsidR="00DE5C71" w:rsidRDefault="00DE5C71"/>
          <w:p w14:paraId="69DB763A" w14:textId="77777777" w:rsidR="00DE5C71" w:rsidRDefault="00DE5C71"/>
          <w:p w14:paraId="23538649" w14:textId="77777777" w:rsidR="00DE5C71" w:rsidRDefault="00DE5C71"/>
          <w:p w14:paraId="5653519F" w14:textId="422E3132" w:rsidR="00DE5C71" w:rsidRDefault="00DE5C71">
            <w:r>
              <w:t>Ing. Santiago Torres</w:t>
            </w:r>
          </w:p>
          <w:p w14:paraId="556F15F4" w14:textId="59E3D798" w:rsidR="00DE5C71" w:rsidRDefault="005D202D">
            <w:r>
              <w:rPr>
                <w:b/>
              </w:rPr>
              <w:t xml:space="preserve">Asistente de sistemas </w:t>
            </w:r>
            <w:r w:rsidR="00DE5C71">
              <w:rPr>
                <w:b/>
              </w:rPr>
              <w:t>- FTTG</w:t>
            </w:r>
          </w:p>
        </w:tc>
        <w:tc>
          <w:tcPr>
            <w:tcW w:w="1984" w:type="dxa"/>
          </w:tcPr>
          <w:p w14:paraId="5517100D" w14:textId="77777777" w:rsidR="00DE5C71" w:rsidRDefault="00DE5C71"/>
          <w:p w14:paraId="6A3FB4C1" w14:textId="77777777" w:rsidR="00DE5C71" w:rsidRDefault="00DE5C71"/>
          <w:p w14:paraId="709A983C" w14:textId="77777777" w:rsidR="00DE5C71" w:rsidRDefault="00DE5C71"/>
          <w:p w14:paraId="28B0B740" w14:textId="77777777" w:rsidR="00DE5C71" w:rsidRDefault="00DE5C71"/>
          <w:p w14:paraId="059230B5" w14:textId="1C2C4060" w:rsidR="00DE5C71" w:rsidRDefault="005938B0">
            <w:r>
              <w:t>Tecnólogo</w:t>
            </w:r>
            <w:r w:rsidR="00DE5C71">
              <w:t>. David Carrera</w:t>
            </w:r>
          </w:p>
          <w:p w14:paraId="4FEF9642" w14:textId="77777777" w:rsidR="000D22ED" w:rsidRDefault="000D22ED" w:rsidP="000D22ED">
            <w:pPr>
              <w:rPr>
                <w:b/>
              </w:rPr>
            </w:pPr>
            <w:r>
              <w:rPr>
                <w:b/>
              </w:rPr>
              <w:t xml:space="preserve">Asistente de sistemas - </w:t>
            </w:r>
          </w:p>
          <w:p w14:paraId="1C5538AB" w14:textId="35643CB7" w:rsidR="00DE5C71" w:rsidRDefault="000D22ED" w:rsidP="000D22ED">
            <w:r>
              <w:rPr>
                <w:b/>
              </w:rPr>
              <w:t>FTTG</w:t>
            </w:r>
          </w:p>
        </w:tc>
      </w:tr>
    </w:tbl>
    <w:p w14:paraId="168C7C92" w14:textId="77777777" w:rsidR="005D330D" w:rsidRDefault="005D330D"/>
    <w:sectPr w:rsidR="005D330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4F318" w14:textId="77777777" w:rsidR="00992874" w:rsidRDefault="00992874">
      <w:r>
        <w:separator/>
      </w:r>
    </w:p>
  </w:endnote>
  <w:endnote w:type="continuationSeparator" w:id="0">
    <w:p w14:paraId="5A2AE17B" w14:textId="77777777" w:rsidR="00992874" w:rsidRDefault="0099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6A5B1" w14:textId="4CB07A98" w:rsidR="005D330D" w:rsidRDefault="00ED37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Pág.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202D">
      <w:rPr>
        <w:noProof/>
        <w:color w:val="000000"/>
      </w:rPr>
      <w:t>2</w:t>
    </w:r>
    <w:r>
      <w:rPr>
        <w:color w:val="000000"/>
      </w:rPr>
      <w:fldChar w:fldCharType="end"/>
    </w:r>
  </w:p>
  <w:p w14:paraId="035F51AB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77872D" w14:textId="77777777" w:rsidR="00992874" w:rsidRDefault="00992874">
      <w:r>
        <w:separator/>
      </w:r>
    </w:p>
  </w:footnote>
  <w:footnote w:type="continuationSeparator" w:id="0">
    <w:p w14:paraId="5ED05F69" w14:textId="77777777" w:rsidR="00992874" w:rsidRDefault="0099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AB1D3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tbl>
    <w:tblPr>
      <w:tblStyle w:val="a3"/>
      <w:tblW w:w="8494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47"/>
      <w:gridCol w:w="5947"/>
    </w:tblGrid>
    <w:tr w:rsidR="005D330D" w14:paraId="56944310" w14:textId="77777777">
      <w:tc>
        <w:tcPr>
          <w:tcW w:w="2547" w:type="dxa"/>
        </w:tcPr>
        <w:p w14:paraId="70D4EFAC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3022BA" wp14:editId="7FB0ECAB">
                <wp:extent cx="1251591" cy="1064191"/>
                <wp:effectExtent l="0" t="0" r="0" b="0"/>
                <wp:docPr id="1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33FB9BC9" w14:textId="77777777" w:rsidR="005D330D" w:rsidRDefault="00ED37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17457AE" wp14:editId="275475EB">
                <wp:extent cx="3076993" cy="834777"/>
                <wp:effectExtent l="0" t="0" r="0" b="0"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0DD9CE0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0D7EB9C" w14:textId="77777777" w:rsidR="005D330D" w:rsidRDefault="005D33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F90736"/>
    <w:multiLevelType w:val="multilevel"/>
    <w:tmpl w:val="AE92C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2421775"/>
    <w:multiLevelType w:val="multilevel"/>
    <w:tmpl w:val="4CC21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CarlosReyes">
    <w15:presenceInfo w15:providerId="None" w15:userId="CarlosRey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30D"/>
    <w:rsid w:val="000D22ED"/>
    <w:rsid w:val="0034661C"/>
    <w:rsid w:val="00417F31"/>
    <w:rsid w:val="00552D0F"/>
    <w:rsid w:val="005938B0"/>
    <w:rsid w:val="005D202D"/>
    <w:rsid w:val="005D330D"/>
    <w:rsid w:val="00735DFD"/>
    <w:rsid w:val="00750577"/>
    <w:rsid w:val="008A5F4D"/>
    <w:rsid w:val="00992874"/>
    <w:rsid w:val="009F02E7"/>
    <w:rsid w:val="00AD68D3"/>
    <w:rsid w:val="00B4149E"/>
    <w:rsid w:val="00B956D0"/>
    <w:rsid w:val="00BA075B"/>
    <w:rsid w:val="00DE5C71"/>
    <w:rsid w:val="00E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7DE8B"/>
  <w15:docId w15:val="{72CD8EF0-107F-4B4B-BA44-DA1B2A8F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styleId="Textoennegrita">
    <w:name w:val="Strong"/>
    <w:basedOn w:val="Fuentedeprrafopredeter"/>
    <w:uiPriority w:val="22"/>
    <w:qFormat/>
    <w:rsid w:val="00143423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51TAzlzCynkg0kcr4/AWDc+o1A==">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Fabian Pazmino Zapatier</dc:creator>
  <cp:lastModifiedBy>CarlosReyes</cp:lastModifiedBy>
  <cp:revision>3</cp:revision>
  <dcterms:created xsi:type="dcterms:W3CDTF">2021-03-27T23:55:00Z</dcterms:created>
  <dcterms:modified xsi:type="dcterms:W3CDTF">2021-03-28T00:26:00Z</dcterms:modified>
</cp:coreProperties>
</file>