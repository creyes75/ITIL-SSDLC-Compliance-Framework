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E9E92" w14:textId="77777777" w:rsidR="005D330D" w:rsidRDefault="00ED37C7">
      <w:pPr>
        <w:ind w:left="708" w:hanging="708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ACTA DE REUNIÓN</w:t>
      </w:r>
    </w:p>
    <w:p w14:paraId="77D624FF" w14:textId="1CED6B73" w:rsidR="005D330D" w:rsidRDefault="00ED37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FFTG-002-2021-ACT-00</w:t>
      </w:r>
      <w:r w:rsidR="00DE5C71">
        <w:rPr>
          <w:b/>
          <w:sz w:val="28"/>
          <w:szCs w:val="28"/>
        </w:rPr>
        <w:t>4</w:t>
      </w:r>
    </w:p>
    <w:p w14:paraId="6D56424B" w14:textId="77777777" w:rsidR="005D330D" w:rsidRDefault="00ED37C7">
      <w:pPr>
        <w:jc w:val="center"/>
        <w:rPr>
          <w:b/>
        </w:rPr>
      </w:pPr>
      <w:r>
        <w:rPr>
          <w:b/>
        </w:rPr>
        <w:t>PROYECTO: CONSULTORÍA PARA LA REMEDIACIÓN DE RIESGOS INFORMÁTICOS Y PREPARACIÓN PARA LA CERTIFICACIÓN ISO 27001</w:t>
      </w:r>
    </w:p>
    <w:p w14:paraId="213A3A99" w14:textId="77777777" w:rsidR="005D330D" w:rsidRDefault="005D330D">
      <w:pPr>
        <w:jc w:val="center"/>
        <w:rPr>
          <w:b/>
          <w:sz w:val="28"/>
          <w:szCs w:val="28"/>
        </w:rPr>
      </w:pPr>
    </w:p>
    <w:p w14:paraId="51E6C317" w14:textId="4161B06E" w:rsidR="005D330D" w:rsidRDefault="00ED37C7">
      <w:r>
        <w:rPr>
          <w:b/>
        </w:rPr>
        <w:t>REUNIÓN:</w:t>
      </w:r>
      <w:r>
        <w:t xml:space="preserve"> </w:t>
      </w:r>
      <w:r w:rsidR="00DE5C71">
        <w:t>Ejecución de mesas de trabajo para revisión del ciclo de vida del Software seguro</w:t>
      </w:r>
      <w:r>
        <w:t xml:space="preserve"> </w:t>
      </w:r>
    </w:p>
    <w:p w14:paraId="1CD73C73" w14:textId="4904D709" w:rsidR="005D330D" w:rsidRDefault="00ED37C7">
      <w:r>
        <w:rPr>
          <w:b/>
        </w:rPr>
        <w:t>FECHA:</w:t>
      </w:r>
      <w:r>
        <w:t xml:space="preserve"> </w:t>
      </w:r>
      <w:r w:rsidR="00DE5C71">
        <w:t>23</w:t>
      </w:r>
      <w:r>
        <w:t xml:space="preserve"> marzo 2021</w:t>
      </w:r>
    </w:p>
    <w:p w14:paraId="0836BB42" w14:textId="77777777" w:rsidR="005D330D" w:rsidRDefault="00ED37C7">
      <w:pPr>
        <w:rPr>
          <w:b/>
        </w:rPr>
      </w:pPr>
      <w:r>
        <w:rPr>
          <w:b/>
        </w:rPr>
        <w:t xml:space="preserve">INTERVINIENTES: </w:t>
      </w:r>
    </w:p>
    <w:p w14:paraId="36BA7E49" w14:textId="77777777" w:rsidR="005D330D" w:rsidRDefault="005D330D">
      <w:pPr>
        <w:rPr>
          <w:b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4955"/>
      </w:tblGrid>
      <w:tr w:rsidR="005D330D" w14:paraId="70B90C2E" w14:textId="77777777">
        <w:tc>
          <w:tcPr>
            <w:tcW w:w="562" w:type="dxa"/>
          </w:tcPr>
          <w:p w14:paraId="2B8B8FE9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77" w:type="dxa"/>
          </w:tcPr>
          <w:p w14:paraId="241CABD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955" w:type="dxa"/>
          </w:tcPr>
          <w:p w14:paraId="7AFA55C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</w:tr>
      <w:tr w:rsidR="005D330D" w14:paraId="1A7065DD" w14:textId="77777777">
        <w:tc>
          <w:tcPr>
            <w:tcW w:w="562" w:type="dxa"/>
          </w:tcPr>
          <w:p w14:paraId="061521BF" w14:textId="77777777" w:rsidR="005D330D" w:rsidRDefault="00ED37C7">
            <w:r>
              <w:t>1</w:t>
            </w:r>
          </w:p>
        </w:tc>
        <w:tc>
          <w:tcPr>
            <w:tcW w:w="2977" w:type="dxa"/>
          </w:tcPr>
          <w:p w14:paraId="73BC588D" w14:textId="77777777" w:rsidR="005D330D" w:rsidRDefault="00ED37C7">
            <w:r>
              <w:t>Jameson Villanueva</w:t>
            </w:r>
          </w:p>
        </w:tc>
        <w:tc>
          <w:tcPr>
            <w:tcW w:w="4955" w:type="dxa"/>
          </w:tcPr>
          <w:p w14:paraId="1B9E13F5" w14:textId="77777777" w:rsidR="005D330D" w:rsidRDefault="00ED37C7">
            <w:r>
              <w:t>Analista de Seguridad y Desarrollo</w:t>
            </w:r>
          </w:p>
        </w:tc>
      </w:tr>
      <w:tr w:rsidR="005D330D" w14:paraId="6694257B" w14:textId="77777777">
        <w:tc>
          <w:tcPr>
            <w:tcW w:w="562" w:type="dxa"/>
          </w:tcPr>
          <w:p w14:paraId="65008A2D" w14:textId="77777777" w:rsidR="005D330D" w:rsidRDefault="00ED37C7">
            <w:r>
              <w:t>2</w:t>
            </w:r>
          </w:p>
        </w:tc>
        <w:tc>
          <w:tcPr>
            <w:tcW w:w="2977" w:type="dxa"/>
          </w:tcPr>
          <w:p w14:paraId="60C1D7B5" w14:textId="77777777" w:rsidR="005D330D" w:rsidRDefault="00ED37C7">
            <w:r>
              <w:t>David Carrera</w:t>
            </w:r>
          </w:p>
        </w:tc>
        <w:tc>
          <w:tcPr>
            <w:tcW w:w="4955" w:type="dxa"/>
          </w:tcPr>
          <w:p w14:paraId="077D2229" w14:textId="77777777" w:rsidR="005D330D" w:rsidRDefault="00ED37C7">
            <w:r>
              <w:t>Asistente de sistemas</w:t>
            </w:r>
          </w:p>
        </w:tc>
      </w:tr>
      <w:tr w:rsidR="005D330D" w14:paraId="46A3091B" w14:textId="77777777">
        <w:tc>
          <w:tcPr>
            <w:tcW w:w="562" w:type="dxa"/>
          </w:tcPr>
          <w:p w14:paraId="5C6ECE6D" w14:textId="77777777" w:rsidR="005D330D" w:rsidRDefault="00ED37C7">
            <w:r>
              <w:t>3</w:t>
            </w:r>
          </w:p>
        </w:tc>
        <w:tc>
          <w:tcPr>
            <w:tcW w:w="2977" w:type="dxa"/>
          </w:tcPr>
          <w:p w14:paraId="21F21746" w14:textId="05B7BC92" w:rsidR="005D330D" w:rsidRDefault="00DE5C71" w:rsidP="00750577">
            <w:proofErr w:type="spellStart"/>
            <w:r>
              <w:t>Denny</w:t>
            </w:r>
            <w:proofErr w:type="spellEnd"/>
            <w:r>
              <w:t xml:space="preserve"> </w:t>
            </w:r>
            <w:r w:rsidR="00750577">
              <w:t>Zambrano</w:t>
            </w:r>
          </w:p>
        </w:tc>
        <w:tc>
          <w:tcPr>
            <w:tcW w:w="4955" w:type="dxa"/>
          </w:tcPr>
          <w:p w14:paraId="6069670B" w14:textId="74C9E096" w:rsidR="005D330D" w:rsidRDefault="00750577">
            <w:r>
              <w:t>Jefe de Sistemas</w:t>
            </w:r>
            <w:ins w:id="0" w:author="CarlosReyes" w:date="2021-03-27T18:19:00Z">
              <w:r w:rsidR="005938B0">
                <w:t xml:space="preserve"> </w:t>
              </w:r>
            </w:ins>
          </w:p>
        </w:tc>
      </w:tr>
      <w:tr w:rsidR="00DE5C71" w14:paraId="7D512947" w14:textId="77777777">
        <w:tc>
          <w:tcPr>
            <w:tcW w:w="562" w:type="dxa"/>
          </w:tcPr>
          <w:p w14:paraId="7B1C70F3" w14:textId="2DA97750" w:rsidR="00DE5C71" w:rsidRDefault="00DE5C71">
            <w:r>
              <w:t>4</w:t>
            </w:r>
          </w:p>
        </w:tc>
        <w:tc>
          <w:tcPr>
            <w:tcW w:w="2977" w:type="dxa"/>
          </w:tcPr>
          <w:p w14:paraId="0D260AC0" w14:textId="43881701" w:rsidR="00DE5C71" w:rsidRDefault="00DE5C71">
            <w:r>
              <w:t>Santiago Torres</w:t>
            </w:r>
          </w:p>
        </w:tc>
        <w:tc>
          <w:tcPr>
            <w:tcW w:w="4955" w:type="dxa"/>
          </w:tcPr>
          <w:p w14:paraId="07770D98" w14:textId="182BA8F1" w:rsidR="00DE5C71" w:rsidRDefault="00750577">
            <w:r>
              <w:t>Asistente de Sistemas</w:t>
            </w:r>
          </w:p>
        </w:tc>
      </w:tr>
      <w:tr w:rsidR="005D330D" w14:paraId="2368E26E" w14:textId="77777777">
        <w:tc>
          <w:tcPr>
            <w:tcW w:w="562" w:type="dxa"/>
          </w:tcPr>
          <w:p w14:paraId="77A1312A" w14:textId="02C860E8" w:rsidR="005D330D" w:rsidRDefault="00DE5C71">
            <w:r>
              <w:t>5</w:t>
            </w:r>
          </w:p>
        </w:tc>
        <w:tc>
          <w:tcPr>
            <w:tcW w:w="2977" w:type="dxa"/>
          </w:tcPr>
          <w:p w14:paraId="7DE808B9" w14:textId="77777777" w:rsidR="005D330D" w:rsidRDefault="00ED37C7">
            <w:r>
              <w:t>Carlos Reyes</w:t>
            </w:r>
          </w:p>
        </w:tc>
        <w:tc>
          <w:tcPr>
            <w:tcW w:w="4955" w:type="dxa"/>
          </w:tcPr>
          <w:p w14:paraId="49A393C6" w14:textId="77777777" w:rsidR="005D330D" w:rsidRDefault="00ED37C7">
            <w:r>
              <w:t>Consultor Proyecto Cliente</w:t>
            </w:r>
          </w:p>
        </w:tc>
      </w:tr>
    </w:tbl>
    <w:p w14:paraId="09C36517" w14:textId="77777777" w:rsidR="005D330D" w:rsidRDefault="005D330D"/>
    <w:p w14:paraId="2809CFA4" w14:textId="77777777" w:rsidR="005D330D" w:rsidRDefault="00ED37C7">
      <w:r>
        <w:rPr>
          <w:b/>
        </w:rPr>
        <w:t>PUNTOS TRATADOS:</w:t>
      </w:r>
    </w:p>
    <w:p w14:paraId="1B6F8778" w14:textId="77777777" w:rsidR="005D330D" w:rsidRDefault="005D330D"/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938"/>
      </w:tblGrid>
      <w:tr w:rsidR="005D330D" w14:paraId="069BA22C" w14:textId="77777777">
        <w:tc>
          <w:tcPr>
            <w:tcW w:w="562" w:type="dxa"/>
          </w:tcPr>
          <w:p w14:paraId="20ACC59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7938" w:type="dxa"/>
          </w:tcPr>
          <w:p w14:paraId="1F25C24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Detalle</w:t>
            </w:r>
          </w:p>
        </w:tc>
      </w:tr>
      <w:tr w:rsidR="005D330D" w14:paraId="77756DDF" w14:textId="77777777">
        <w:tc>
          <w:tcPr>
            <w:tcW w:w="562" w:type="dxa"/>
          </w:tcPr>
          <w:p w14:paraId="1BA92D2E" w14:textId="77777777" w:rsidR="005D330D" w:rsidRDefault="00ED37C7">
            <w:r>
              <w:t>1</w:t>
            </w:r>
          </w:p>
        </w:tc>
        <w:tc>
          <w:tcPr>
            <w:tcW w:w="7938" w:type="dxa"/>
          </w:tcPr>
          <w:p w14:paraId="55B621BF" w14:textId="1AB540A9" w:rsidR="005D330D" w:rsidRDefault="00DE5C71" w:rsidP="00DE5C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 base a lo detallado en los términos de referencia se ejecuta una mesa de trabajo para realizar la presentación de los modelos de desarrollo de Software.</w:t>
            </w:r>
          </w:p>
          <w:p w14:paraId="55A9A820" w14:textId="4B8344EA" w:rsidR="00DE5C71" w:rsidRDefault="00DE5C71" w:rsidP="00DE5C7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Introducción y Revisión de </w:t>
            </w:r>
            <w:proofErr w:type="spellStart"/>
            <w:r>
              <w:t>Frameworks</w:t>
            </w:r>
            <w:proofErr w:type="spellEnd"/>
            <w:r>
              <w:t xml:space="preserve"> de Ciclo de Vida de Desarrollo más populares, por ejemplo: </w:t>
            </w:r>
            <w:proofErr w:type="spellStart"/>
            <w:r>
              <w:t>WaterFall</w:t>
            </w:r>
            <w:proofErr w:type="spellEnd"/>
            <w:r>
              <w:t>, SCRUM.</w:t>
            </w:r>
          </w:p>
          <w:p w14:paraId="05F7A6A5" w14:textId="281DD2F2" w:rsidR="00417F31" w:rsidRDefault="00417F31" w:rsidP="00DE5C7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revisan las principales características, marco referencial, su aplicación práctica, ventajas y desventajas</w:t>
            </w:r>
          </w:p>
          <w:p w14:paraId="367E642B" w14:textId="0AA7F2B3" w:rsidR="00DE5C71" w:rsidRDefault="00DE5C71" w:rsidP="00DE5C7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Explicación en detalle de Fundamento Teórico de un Modelo de Ciclo de Vida de Desarrollo Seguro (S-SDLC </w:t>
            </w:r>
            <w:proofErr w:type="spellStart"/>
            <w:r>
              <w:t>Secure</w:t>
            </w:r>
            <w:proofErr w:type="spellEnd"/>
            <w:r>
              <w:t xml:space="preserve"> – Software Development Life Cycle) con sus componentes (Metodología Mc-Graw)</w:t>
            </w:r>
            <w:r w:rsidR="00417F31">
              <w:t>. Se revisa el origen de esta metodología, el porqué de la importancia de sus componentes y las ventajas del modelo.</w:t>
            </w:r>
          </w:p>
          <w:p w14:paraId="678F1715" w14:textId="522AF998" w:rsidR="00DE5C71" w:rsidRDefault="00DE5C71" w:rsidP="00DE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5D330D" w14:paraId="785D6A97" w14:textId="77777777">
        <w:tc>
          <w:tcPr>
            <w:tcW w:w="562" w:type="dxa"/>
          </w:tcPr>
          <w:p w14:paraId="6F04FDC5" w14:textId="77777777" w:rsidR="005D330D" w:rsidRDefault="00ED37C7">
            <w:r>
              <w:t>2</w:t>
            </w:r>
          </w:p>
        </w:tc>
        <w:tc>
          <w:tcPr>
            <w:tcW w:w="7938" w:type="dxa"/>
          </w:tcPr>
          <w:p w14:paraId="64C5FA83" w14:textId="530090C5" w:rsidR="005D330D" w:rsidRPr="00AD68D3" w:rsidRDefault="00ED37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 </w:t>
            </w:r>
            <w:r w:rsidR="005938B0">
              <w:rPr>
                <w:color w:val="000000"/>
              </w:rPr>
              <w:t xml:space="preserve">Se señala con ejemplos prácticos y casos reales las mejores </w:t>
            </w:r>
            <w:proofErr w:type="spellStart"/>
            <w:r w:rsidR="005938B0">
              <w:rPr>
                <w:color w:val="000000"/>
              </w:rPr>
              <w:t>practicas</w:t>
            </w:r>
            <w:proofErr w:type="spellEnd"/>
            <w:r w:rsidR="005938B0">
              <w:rPr>
                <w:color w:val="000000"/>
              </w:rPr>
              <w:t xml:space="preserve"> que se pueden ejecutar en el ciclo de desarrollo de software</w:t>
            </w:r>
            <w:r w:rsidR="00BA075B">
              <w:rPr>
                <w:color w:val="000000"/>
              </w:rPr>
              <w:t xml:space="preserve"> con enfoque a la metodología de software seguro.</w:t>
            </w:r>
          </w:p>
          <w:p w14:paraId="39383EC2" w14:textId="77777777" w:rsidR="00417F31" w:rsidRPr="00AD68D3" w:rsidRDefault="00417F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D68D3">
              <w:rPr>
                <w:color w:val="000000"/>
              </w:rPr>
              <w:t>Se revisan con ejemplos de sistemas existentes en FTTG los posibles problemas de seguridad no solo en temas aplicativos sino en también en infraestructura</w:t>
            </w:r>
            <w:r>
              <w:rPr>
                <w:color w:val="000000"/>
                <w:u w:val="single"/>
              </w:rPr>
              <w:t xml:space="preserve">. </w:t>
            </w:r>
          </w:p>
          <w:p w14:paraId="3E4BC907" w14:textId="1C34250B" w:rsidR="00417F31" w:rsidRPr="00AD68D3" w:rsidRDefault="00417F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D68D3">
              <w:rPr>
                <w:color w:val="000000"/>
              </w:rPr>
              <w:lastRenderedPageBreak/>
              <w:t xml:space="preserve">Se conversar de la brecha generacional que existe entre las aplicaciones </w:t>
            </w:r>
            <w:r w:rsidR="00AD68D3" w:rsidRPr="00AD68D3">
              <w:rPr>
                <w:color w:val="000000"/>
              </w:rPr>
              <w:t>más</w:t>
            </w:r>
            <w:r w:rsidRPr="00AD68D3">
              <w:rPr>
                <w:color w:val="000000"/>
              </w:rPr>
              <w:t xml:space="preserve"> antiguas y las </w:t>
            </w:r>
            <w:proofErr w:type="spellStart"/>
            <w:r w:rsidRPr="00AD68D3">
              <w:rPr>
                <w:color w:val="000000"/>
              </w:rPr>
              <w:t>mas</w:t>
            </w:r>
            <w:proofErr w:type="spellEnd"/>
            <w:r w:rsidRPr="00AD68D3">
              <w:rPr>
                <w:color w:val="000000"/>
              </w:rPr>
              <w:t xml:space="preserve"> recientes de FTTG, así como también </w:t>
            </w:r>
            <w:r w:rsidR="0034661C" w:rsidRPr="00AD68D3">
              <w:rPr>
                <w:color w:val="000000"/>
              </w:rPr>
              <w:t>las debilidades en seguridad que existen a nivel contractual con los proveedores de software.</w:t>
            </w:r>
          </w:p>
          <w:p w14:paraId="115EAE9D" w14:textId="51AFEA8D" w:rsidR="005938B0" w:rsidRDefault="005938B0" w:rsidP="00081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</w:tbl>
    <w:p w14:paraId="5244FCE0" w14:textId="77777777" w:rsidR="005D330D" w:rsidRDefault="005D330D"/>
    <w:p w14:paraId="3BA60035" w14:textId="77777777" w:rsidR="005D330D" w:rsidRDefault="00ED37C7">
      <w:pPr>
        <w:rPr>
          <w:b/>
        </w:rPr>
      </w:pPr>
      <w:r>
        <w:rPr>
          <w:b/>
        </w:rPr>
        <w:t>COMPROMISOS:</w:t>
      </w:r>
    </w:p>
    <w:p w14:paraId="6A62BB22" w14:textId="77777777" w:rsidR="005D330D" w:rsidRDefault="005D330D"/>
    <w:tbl>
      <w:tblPr>
        <w:tblStyle w:val="a1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4736"/>
        <w:gridCol w:w="1843"/>
        <w:gridCol w:w="1411"/>
      </w:tblGrid>
      <w:tr w:rsidR="005D330D" w14:paraId="4D31EF27" w14:textId="77777777">
        <w:trPr>
          <w:jc w:val="center"/>
        </w:trPr>
        <w:tc>
          <w:tcPr>
            <w:tcW w:w="504" w:type="dxa"/>
          </w:tcPr>
          <w:p w14:paraId="68B1E4E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736" w:type="dxa"/>
          </w:tcPr>
          <w:p w14:paraId="0BA8A00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Compromiso/Definición</w:t>
            </w:r>
          </w:p>
        </w:tc>
        <w:tc>
          <w:tcPr>
            <w:tcW w:w="1843" w:type="dxa"/>
          </w:tcPr>
          <w:p w14:paraId="5F0F37E1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11" w:type="dxa"/>
          </w:tcPr>
          <w:p w14:paraId="65DF93B2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</w:tr>
      <w:tr w:rsidR="005D330D" w14:paraId="66775CFC" w14:textId="77777777">
        <w:trPr>
          <w:jc w:val="center"/>
        </w:trPr>
        <w:tc>
          <w:tcPr>
            <w:tcW w:w="504" w:type="dxa"/>
          </w:tcPr>
          <w:p w14:paraId="0FB07CB1" w14:textId="77777777" w:rsidR="005D330D" w:rsidRDefault="00ED37C7">
            <w:pPr>
              <w:jc w:val="center"/>
            </w:pPr>
            <w:r>
              <w:t>1</w:t>
            </w:r>
          </w:p>
        </w:tc>
        <w:tc>
          <w:tcPr>
            <w:tcW w:w="4736" w:type="dxa"/>
          </w:tcPr>
          <w:p w14:paraId="00AC5DC2" w14:textId="77777777" w:rsidR="005D330D" w:rsidRDefault="00ED37C7">
            <w:r>
              <w:t>Generar el acta de reunión de la sesión mantenida</w:t>
            </w:r>
          </w:p>
        </w:tc>
        <w:tc>
          <w:tcPr>
            <w:tcW w:w="1843" w:type="dxa"/>
          </w:tcPr>
          <w:p w14:paraId="6F958B94" w14:textId="77777777" w:rsidR="005D330D" w:rsidRDefault="00ED37C7">
            <w:r>
              <w:t>Carlos Reyes</w:t>
            </w:r>
          </w:p>
        </w:tc>
        <w:tc>
          <w:tcPr>
            <w:tcW w:w="1411" w:type="dxa"/>
          </w:tcPr>
          <w:p w14:paraId="57189E22" w14:textId="3F97F8D4" w:rsidR="005D330D" w:rsidRDefault="00DE5C71">
            <w:r>
              <w:t>25</w:t>
            </w:r>
            <w:r w:rsidR="00ED37C7">
              <w:t>-03-2021</w:t>
            </w:r>
          </w:p>
        </w:tc>
      </w:tr>
      <w:tr w:rsidR="005D330D" w14:paraId="5D3B3A53" w14:textId="77777777">
        <w:trPr>
          <w:jc w:val="center"/>
        </w:trPr>
        <w:tc>
          <w:tcPr>
            <w:tcW w:w="504" w:type="dxa"/>
          </w:tcPr>
          <w:p w14:paraId="47C77EEA" w14:textId="42941D7B" w:rsidR="005D330D" w:rsidRDefault="00DE5C71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4B5CC381" w14:textId="77777777" w:rsidR="005D330D" w:rsidRDefault="00ED37C7">
            <w:r>
              <w:t>Planificar y solicitar una nueva sesión de levantamiento de la información.</w:t>
            </w:r>
          </w:p>
        </w:tc>
        <w:tc>
          <w:tcPr>
            <w:tcW w:w="1843" w:type="dxa"/>
          </w:tcPr>
          <w:p w14:paraId="40C5064D" w14:textId="77777777" w:rsidR="005D330D" w:rsidRDefault="00ED37C7">
            <w:r>
              <w:t>Carlos Reyes</w:t>
            </w:r>
          </w:p>
        </w:tc>
        <w:tc>
          <w:tcPr>
            <w:tcW w:w="1411" w:type="dxa"/>
          </w:tcPr>
          <w:p w14:paraId="618F9B07" w14:textId="191AA60A" w:rsidR="005D330D" w:rsidRDefault="00DE5C71">
            <w:r>
              <w:t>24</w:t>
            </w:r>
            <w:r w:rsidR="00ED37C7">
              <w:t>-03-2021</w:t>
            </w:r>
          </w:p>
        </w:tc>
      </w:tr>
    </w:tbl>
    <w:p w14:paraId="443979BD" w14:textId="77777777" w:rsidR="005D330D" w:rsidRDefault="005D330D"/>
    <w:p w14:paraId="6C001D9A" w14:textId="77777777" w:rsidR="005D330D" w:rsidRDefault="005D330D"/>
    <w:p w14:paraId="5B7C83E5" w14:textId="77777777" w:rsidR="005D330D" w:rsidRDefault="00ED37C7">
      <w:pPr>
        <w:rPr>
          <w:b/>
        </w:rPr>
      </w:pPr>
      <w:r>
        <w:rPr>
          <w:b/>
        </w:rPr>
        <w:t>Firmas:</w:t>
      </w:r>
    </w:p>
    <w:p w14:paraId="52DCD835" w14:textId="77777777" w:rsidR="005D330D" w:rsidRDefault="005D330D"/>
    <w:tbl>
      <w:tblPr>
        <w:tblStyle w:val="a2"/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2126"/>
        <w:gridCol w:w="1985"/>
        <w:gridCol w:w="1984"/>
      </w:tblGrid>
      <w:tr w:rsidR="00DE5C71" w14:paraId="21AA1FA3" w14:textId="33AA0381" w:rsidTr="00DE5C71">
        <w:tc>
          <w:tcPr>
            <w:tcW w:w="1985" w:type="dxa"/>
          </w:tcPr>
          <w:p w14:paraId="7D5F584B" w14:textId="77777777" w:rsidR="00DE5C71" w:rsidRDefault="00DE5C71"/>
          <w:p w14:paraId="4DCB3CCA" w14:textId="77777777" w:rsidR="00DE5C71" w:rsidRDefault="00DE5C71"/>
          <w:p w14:paraId="08E801DB" w14:textId="77777777" w:rsidR="00DE5C71" w:rsidRDefault="00DE5C71"/>
          <w:p w14:paraId="479BD453" w14:textId="77777777" w:rsidR="00DE5C71" w:rsidRDefault="00DE5C71"/>
          <w:p w14:paraId="402D3C9C" w14:textId="77777777" w:rsidR="00DE5C71" w:rsidRDefault="00DE5C71">
            <w:r>
              <w:t>Ing. Fabian Pazmiño.</w:t>
            </w:r>
          </w:p>
          <w:p w14:paraId="227AF8F3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Gerente del Proyecto</w:t>
            </w:r>
          </w:p>
          <w:p w14:paraId="62AD58AB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MIRFAK S.A.</w:t>
            </w:r>
          </w:p>
          <w:p w14:paraId="2F2F8285" w14:textId="77777777" w:rsidR="00DE5C71" w:rsidRDefault="00DE5C71"/>
        </w:tc>
        <w:tc>
          <w:tcPr>
            <w:tcW w:w="1985" w:type="dxa"/>
          </w:tcPr>
          <w:p w14:paraId="4CAEFF75" w14:textId="77777777" w:rsidR="00DE5C71" w:rsidRDefault="00DE5C71"/>
          <w:p w14:paraId="708B0EDB" w14:textId="77777777" w:rsidR="00DE5C71" w:rsidRDefault="00DE5C71"/>
          <w:p w14:paraId="21C5E238" w14:textId="77777777" w:rsidR="00DE5C71" w:rsidRDefault="00DE5C71"/>
          <w:p w14:paraId="3F843F28" w14:textId="77777777" w:rsidR="00DE5C71" w:rsidRDefault="00DE5C71"/>
          <w:p w14:paraId="4F77BFF1" w14:textId="77777777" w:rsidR="00DE5C71" w:rsidRDefault="00DE5C71">
            <w:r>
              <w:t>Ing. Jameson Villanueva</w:t>
            </w:r>
          </w:p>
          <w:p w14:paraId="400B554C" w14:textId="77777777" w:rsidR="00DE5C71" w:rsidRDefault="00DE5C71">
            <w:r>
              <w:rPr>
                <w:b/>
              </w:rPr>
              <w:t>Analistas de Seguridad y Desarrollo -FTTG</w:t>
            </w:r>
          </w:p>
        </w:tc>
        <w:tc>
          <w:tcPr>
            <w:tcW w:w="2126" w:type="dxa"/>
          </w:tcPr>
          <w:p w14:paraId="0DD408CC" w14:textId="77777777" w:rsidR="00DE5C71" w:rsidRDefault="00DE5C71"/>
          <w:p w14:paraId="1A6238D4" w14:textId="77777777" w:rsidR="00DE5C71" w:rsidRDefault="00DE5C71"/>
          <w:p w14:paraId="452AD1C4" w14:textId="77777777" w:rsidR="00DE5C71" w:rsidRDefault="00DE5C71"/>
          <w:p w14:paraId="16BE2140" w14:textId="77777777" w:rsidR="00DE5C71" w:rsidRDefault="00DE5C71"/>
          <w:p w14:paraId="170E4DF3" w14:textId="17D9B27C" w:rsidR="00DE5C71" w:rsidRDefault="00DE5C71">
            <w:proofErr w:type="spellStart"/>
            <w:r>
              <w:t>Denny</w:t>
            </w:r>
            <w:proofErr w:type="spellEnd"/>
            <w:r>
              <w:t xml:space="preserve"> </w:t>
            </w:r>
            <w:r w:rsidR="005D202D">
              <w:t>Zambrano</w:t>
            </w:r>
          </w:p>
          <w:p w14:paraId="1AD11183" w14:textId="0096C05D" w:rsidR="00DE5C71" w:rsidRDefault="005938B0">
            <w:pPr>
              <w:rPr>
                <w:b/>
              </w:rPr>
            </w:pPr>
            <w:r>
              <w:rPr>
                <w:b/>
              </w:rPr>
              <w:t>Jefe de</w:t>
            </w:r>
            <w:r w:rsidR="005D202D">
              <w:rPr>
                <w:b/>
              </w:rPr>
              <w:t xml:space="preserve"> sistemas </w:t>
            </w:r>
            <w:r w:rsidR="00DE5C71">
              <w:rPr>
                <w:b/>
              </w:rPr>
              <w:t xml:space="preserve">- </w:t>
            </w:r>
          </w:p>
          <w:p w14:paraId="619984D6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FTTG</w:t>
            </w:r>
          </w:p>
          <w:p w14:paraId="5989F310" w14:textId="77777777" w:rsidR="00DE5C71" w:rsidRDefault="00DE5C71"/>
        </w:tc>
        <w:tc>
          <w:tcPr>
            <w:tcW w:w="1985" w:type="dxa"/>
          </w:tcPr>
          <w:p w14:paraId="1C3E872E" w14:textId="77777777" w:rsidR="00DE5C71" w:rsidRDefault="00DE5C71"/>
          <w:p w14:paraId="25D4A570" w14:textId="77777777" w:rsidR="00DE5C71" w:rsidRDefault="00DE5C71"/>
          <w:p w14:paraId="69DB763A" w14:textId="77777777" w:rsidR="00DE5C71" w:rsidRDefault="00DE5C71"/>
          <w:p w14:paraId="23538649" w14:textId="77777777" w:rsidR="00DE5C71" w:rsidRDefault="00DE5C71"/>
          <w:p w14:paraId="5653519F" w14:textId="422E3132" w:rsidR="00DE5C71" w:rsidRDefault="00DE5C71">
            <w:r>
              <w:t>Ing. Santiago Torres</w:t>
            </w:r>
          </w:p>
          <w:p w14:paraId="556F15F4" w14:textId="59E3D798" w:rsidR="00DE5C71" w:rsidRDefault="005D202D">
            <w:r>
              <w:rPr>
                <w:b/>
              </w:rPr>
              <w:t xml:space="preserve">Asistente de sistemas </w:t>
            </w:r>
            <w:r w:rsidR="00DE5C71">
              <w:rPr>
                <w:b/>
              </w:rPr>
              <w:t>- FTTG</w:t>
            </w:r>
          </w:p>
        </w:tc>
        <w:tc>
          <w:tcPr>
            <w:tcW w:w="1984" w:type="dxa"/>
          </w:tcPr>
          <w:p w14:paraId="5517100D" w14:textId="77777777" w:rsidR="00DE5C71" w:rsidRDefault="00DE5C71"/>
          <w:p w14:paraId="6A3FB4C1" w14:textId="77777777" w:rsidR="00DE5C71" w:rsidRDefault="00DE5C71"/>
          <w:p w14:paraId="709A983C" w14:textId="77777777" w:rsidR="00DE5C71" w:rsidRDefault="00DE5C71"/>
          <w:p w14:paraId="28B0B740" w14:textId="77777777" w:rsidR="00DE5C71" w:rsidRDefault="00DE5C71"/>
          <w:p w14:paraId="059230B5" w14:textId="1C2C4060" w:rsidR="00DE5C71" w:rsidRDefault="005938B0">
            <w:r>
              <w:t>Tecnólogo</w:t>
            </w:r>
            <w:r w:rsidR="00DE5C71">
              <w:t>. David Carrera</w:t>
            </w:r>
          </w:p>
          <w:p w14:paraId="4FEF9642" w14:textId="77777777" w:rsidR="000D22ED" w:rsidRDefault="000D22ED" w:rsidP="000D22ED">
            <w:pPr>
              <w:rPr>
                <w:b/>
              </w:rPr>
            </w:pPr>
            <w:r>
              <w:rPr>
                <w:b/>
              </w:rPr>
              <w:t xml:space="preserve">Asistente de sistemas - </w:t>
            </w:r>
          </w:p>
          <w:p w14:paraId="1C5538AB" w14:textId="35643CB7" w:rsidR="00DE5C71" w:rsidRDefault="000D22ED" w:rsidP="000D22ED">
            <w:r>
              <w:rPr>
                <w:b/>
              </w:rPr>
              <w:t>FTTG</w:t>
            </w:r>
          </w:p>
        </w:tc>
      </w:tr>
    </w:tbl>
    <w:p w14:paraId="168C7C92" w14:textId="77777777" w:rsidR="005D330D" w:rsidRDefault="005D330D"/>
    <w:sectPr w:rsidR="005D330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E5617" w14:textId="77777777" w:rsidR="005317AE" w:rsidRDefault="005317AE">
      <w:r>
        <w:separator/>
      </w:r>
    </w:p>
  </w:endnote>
  <w:endnote w:type="continuationSeparator" w:id="0">
    <w:p w14:paraId="4DD05E11" w14:textId="77777777" w:rsidR="005317AE" w:rsidRDefault="00531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6A5B1" w14:textId="4CB07A98" w:rsidR="005D330D" w:rsidRDefault="00ED37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Pág.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202D">
      <w:rPr>
        <w:noProof/>
        <w:color w:val="000000"/>
      </w:rPr>
      <w:t>2</w:t>
    </w:r>
    <w:r>
      <w:rPr>
        <w:color w:val="000000"/>
      </w:rPr>
      <w:fldChar w:fldCharType="end"/>
    </w:r>
  </w:p>
  <w:p w14:paraId="035F51AB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E89BF" w14:textId="77777777" w:rsidR="005317AE" w:rsidRDefault="005317AE">
      <w:r>
        <w:separator/>
      </w:r>
    </w:p>
  </w:footnote>
  <w:footnote w:type="continuationSeparator" w:id="0">
    <w:p w14:paraId="144C79A1" w14:textId="77777777" w:rsidR="005317AE" w:rsidRDefault="00531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AB1D3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3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47"/>
      <w:gridCol w:w="5947"/>
    </w:tblGrid>
    <w:tr w:rsidR="005D330D" w14:paraId="56944310" w14:textId="77777777">
      <w:tc>
        <w:tcPr>
          <w:tcW w:w="2547" w:type="dxa"/>
        </w:tcPr>
        <w:p w14:paraId="70D4EFAC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3022BA" wp14:editId="7FB0ECAB">
                <wp:extent cx="1251591" cy="1064191"/>
                <wp:effectExtent l="0" t="0" r="0" b="0"/>
                <wp:docPr id="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3FB9BC9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17457AE" wp14:editId="275475EB">
                <wp:extent cx="3076993" cy="834777"/>
                <wp:effectExtent l="0" t="0" r="0" b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0DD9CE0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0D7EB9C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F90736"/>
    <w:multiLevelType w:val="multilevel"/>
    <w:tmpl w:val="AE92C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2421775"/>
    <w:multiLevelType w:val="multilevel"/>
    <w:tmpl w:val="4CC21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rlosReyes">
    <w15:presenceInfo w15:providerId="None" w15:userId="Carlos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0D"/>
    <w:rsid w:val="00081696"/>
    <w:rsid w:val="000D22ED"/>
    <w:rsid w:val="0034661C"/>
    <w:rsid w:val="00417F31"/>
    <w:rsid w:val="005317AE"/>
    <w:rsid w:val="005938B0"/>
    <w:rsid w:val="005D202D"/>
    <w:rsid w:val="005D330D"/>
    <w:rsid w:val="00750577"/>
    <w:rsid w:val="009446B0"/>
    <w:rsid w:val="00AD68D3"/>
    <w:rsid w:val="00B4149E"/>
    <w:rsid w:val="00BA075B"/>
    <w:rsid w:val="00DE5C71"/>
    <w:rsid w:val="00E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7DE8B"/>
  <w15:docId w15:val="{72CD8EF0-107F-4B4B-BA44-DA1B2A8F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143423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51TAzlzCynkg0kcr4/AWDc+o1A==">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Fabian Pazmino Zapatier</dc:creator>
  <cp:lastModifiedBy>CarlosReyes</cp:lastModifiedBy>
  <cp:revision>7</cp:revision>
  <dcterms:created xsi:type="dcterms:W3CDTF">2021-03-17T23:41:00Z</dcterms:created>
  <dcterms:modified xsi:type="dcterms:W3CDTF">2021-04-13T04:41:00Z</dcterms:modified>
</cp:coreProperties>
</file>